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5A2125FD" w14:textId="77777777" w:rsidR="00556EF4" w:rsidRPr="00511520" w:rsidRDefault="003218B5" w:rsidP="00BD143F">
            <w:pPr>
              <w:autoSpaceDE w:val="0"/>
              <w:autoSpaceDN w:val="0"/>
              <w:adjustRightInd w:val="0"/>
              <w:spacing w:before="0" w:after="0" w:line="240" w:lineRule="auto"/>
              <w:jc w:val="center"/>
              <w:rPr>
                <w:rFonts w:ascii="Times New Roman" w:hAnsi="Times New Roman"/>
                <w:sz w:val="29"/>
                <w:szCs w:val="29"/>
              </w:rPr>
            </w:pPr>
            <w:r w:rsidRPr="00511520">
              <w:rPr>
                <w:rFonts w:ascii="Times New Roman" w:hAnsi="Times New Roman"/>
                <w:b/>
                <w:smallCaps/>
                <w:sz w:val="32"/>
                <w:szCs w:val="24"/>
              </w:rPr>
              <w:t>Cahier De Spécification</w:t>
            </w:r>
            <w:r w:rsidR="00B5079E" w:rsidRPr="00511520">
              <w:rPr>
                <w:rFonts w:ascii="Times New Roman" w:hAnsi="Times New Roman"/>
                <w:b/>
                <w:smallCaps/>
                <w:sz w:val="32"/>
                <w:szCs w:val="24"/>
              </w:rPr>
              <w:br/>
            </w:r>
            <w:r w:rsidRPr="00511520">
              <w:rPr>
                <w:rFonts w:ascii="Times New Roman" w:hAnsi="Times New Roman"/>
                <w:b/>
                <w:smallCaps/>
                <w:sz w:val="32"/>
                <w:szCs w:val="24"/>
              </w:rPr>
              <w:t>&amp; Plan De Développement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Projet :</w:t>
            </w:r>
          </w:p>
        </w:tc>
        <w:tc>
          <w:tcPr>
            <w:tcW w:w="6603" w:type="dxa"/>
            <w:gridSpan w:val="3"/>
            <w:vAlign w:val="center"/>
          </w:tcPr>
          <w:p w14:paraId="4F4294B7" w14:textId="55DD3EB3" w:rsidR="001A0BE9" w:rsidRPr="00511520" w:rsidRDefault="00C76085" w:rsidP="00C76085">
            <w:pPr>
              <w:autoSpaceDE w:val="0"/>
              <w:autoSpaceDN w:val="0"/>
              <w:adjustRightInd w:val="0"/>
              <w:spacing w:before="0" w:after="0" w:line="240" w:lineRule="auto"/>
              <w:jc w:val="left"/>
              <w:rPr>
                <w:rFonts w:ascii="Times New Roman" w:hAnsi="Times New Roman"/>
                <w:sz w:val="24"/>
                <w:szCs w:val="24"/>
              </w:rPr>
            </w:pPr>
            <w:bookmarkStart w:id="0" w:name="Projet"/>
            <w:r>
              <w:rPr>
                <w:rFonts w:ascii="Times New Roman" w:hAnsi="Times New Roman"/>
                <w:sz w:val="24"/>
                <w:szCs w:val="24"/>
              </w:rPr>
              <w:t>Cahier de spécifications</w:t>
            </w:r>
            <w:r w:rsidR="00511520">
              <w:rPr>
                <w:rFonts w:ascii="Times New Roman" w:hAnsi="Times New Roman"/>
                <w:sz w:val="24"/>
                <w:szCs w:val="24"/>
              </w:rPr>
              <w:t xml:space="preserve"> </w:t>
            </w:r>
            <w:bookmarkEnd w:id="0"/>
            <w:r>
              <w:rPr>
                <w:rFonts w:ascii="Times New Roman" w:hAnsi="Times New Roman"/>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511520" w:rsidRDefault="001A0BE9" w:rsidP="00BD143F">
            <w:pPr>
              <w:spacing w:before="0" w:after="0" w:line="240" w:lineRule="auto"/>
              <w:jc w:val="left"/>
              <w:rPr>
                <w:rFonts w:ascii="Times New Roman" w:hAnsi="Times New Roman"/>
                <w:b/>
                <w:sz w:val="24"/>
                <w:szCs w:val="24"/>
              </w:rPr>
            </w:pPr>
            <w:r w:rsidRPr="00511520">
              <w:rPr>
                <w:rFonts w:ascii="Times New Roman" w:hAnsi="Times New Roman"/>
                <w:b/>
                <w:sz w:val="24"/>
                <w:szCs w:val="24"/>
              </w:rPr>
              <w:t>Emetteur :</w:t>
            </w:r>
          </w:p>
        </w:tc>
        <w:tc>
          <w:tcPr>
            <w:tcW w:w="2828" w:type="dxa"/>
            <w:gridSpan w:val="2"/>
            <w:vAlign w:val="center"/>
          </w:tcPr>
          <w:p w14:paraId="3FEA2DB1"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p w14:paraId="15E7AD74" w14:textId="3FA8EEA6" w:rsidR="001A0BE9"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 Mouton</w:t>
            </w:r>
          </w:p>
          <w:p w14:paraId="73F5FFEC"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tc>
        <w:tc>
          <w:tcPr>
            <w:tcW w:w="3775" w:type="dxa"/>
            <w:vAlign w:val="center"/>
          </w:tcPr>
          <w:p w14:paraId="3F67F732"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Coordonnées :</w:t>
            </w:r>
          </w:p>
          <w:p w14:paraId="128319C0" w14:textId="14D1010A" w:rsidR="00B57EF0"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Date d’émission :</w:t>
            </w:r>
          </w:p>
        </w:tc>
        <w:tc>
          <w:tcPr>
            <w:tcW w:w="6603" w:type="dxa"/>
            <w:gridSpan w:val="3"/>
            <w:vAlign w:val="center"/>
          </w:tcPr>
          <w:p w14:paraId="783C94DE" w14:textId="17F22F21" w:rsidR="001A0BE9" w:rsidRPr="00511520" w:rsidRDefault="00511520"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10/20</w:t>
            </w:r>
            <w:r w:rsidR="00952AAE">
              <w:rPr>
                <w:rFonts w:ascii="Times New Roman" w:hAnsi="Times New Roman"/>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511520" w:rsidRDefault="001A0BE9" w:rsidP="00BD143F">
            <w:pPr>
              <w:autoSpaceDE w:val="0"/>
              <w:autoSpaceDN w:val="0"/>
              <w:adjustRightInd w:val="0"/>
              <w:spacing w:before="0" w:after="0" w:line="240" w:lineRule="auto"/>
              <w:jc w:val="center"/>
              <w:rPr>
                <w:rFonts w:ascii="Times New Roman" w:hAnsi="Times New Roman"/>
                <w:b/>
                <w:sz w:val="24"/>
                <w:szCs w:val="24"/>
              </w:rPr>
            </w:pPr>
            <w:r w:rsidRPr="00511520">
              <w:rPr>
                <w:rFonts w:ascii="Times New Roman" w:hAnsi="Times New Roman"/>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Nom</w:t>
            </w:r>
          </w:p>
        </w:tc>
        <w:tc>
          <w:tcPr>
            <w:tcW w:w="1184" w:type="dxa"/>
            <w:vAlign w:val="center"/>
          </w:tcPr>
          <w:p w14:paraId="78D0AA22"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1644" w:type="dxa"/>
            <w:vAlign w:val="center"/>
          </w:tcPr>
          <w:p w14:paraId="781BCE30"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Valid</w:t>
            </w:r>
            <w:r w:rsidR="00D0345A">
              <w:rPr>
                <w:rFonts w:ascii="Times New Roman" w:hAnsi="Times New Roman"/>
                <w:sz w:val="24"/>
                <w:szCs w:val="24"/>
              </w:rPr>
              <w:t>e</w:t>
            </w:r>
            <w:r w:rsidRPr="00511520">
              <w:rPr>
                <w:rFonts w:ascii="Times New Roman" w:hAnsi="Times New Roman"/>
                <w:sz w:val="24"/>
                <w:szCs w:val="24"/>
              </w:rPr>
              <w:t xml:space="preserve"> (O/N)</w:t>
            </w:r>
          </w:p>
        </w:tc>
        <w:tc>
          <w:tcPr>
            <w:tcW w:w="3775" w:type="dxa"/>
            <w:vAlign w:val="center"/>
          </w:tcPr>
          <w:p w14:paraId="5DC200BF"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43EEB779"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8017466"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2ADB5163"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74536275"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DF51A51"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7EFF59FB"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1C804E16" w14:textId="77777777" w:rsidTr="00B1387E">
        <w:trPr>
          <w:trHeight w:val="506"/>
        </w:trPr>
        <w:tc>
          <w:tcPr>
            <w:tcW w:w="9042" w:type="dxa"/>
            <w:gridSpan w:val="5"/>
            <w:vAlign w:val="center"/>
          </w:tcPr>
          <w:p w14:paraId="2326A478" w14:textId="77777777" w:rsidR="00556EF4" w:rsidRPr="00511520" w:rsidRDefault="00556EF4" w:rsidP="00BD143F">
            <w:pPr>
              <w:spacing w:before="0" w:after="0" w:line="240" w:lineRule="auto"/>
              <w:jc w:val="center"/>
              <w:rPr>
                <w:rFonts w:ascii="Times New Roman" w:hAnsi="Times New Roman"/>
                <w:b/>
                <w:sz w:val="24"/>
                <w:szCs w:val="24"/>
              </w:rPr>
            </w:pPr>
            <w:r w:rsidRPr="00511520">
              <w:rPr>
                <w:rFonts w:ascii="Times New Roman" w:hAnsi="Times New Roman"/>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Version</w:t>
            </w:r>
          </w:p>
        </w:tc>
        <w:tc>
          <w:tcPr>
            <w:tcW w:w="1347" w:type="dxa"/>
            <w:vAlign w:val="center"/>
          </w:tcPr>
          <w:p w14:paraId="1EEA4DF0"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6603" w:type="dxa"/>
            <w:gridSpan w:val="3"/>
            <w:vAlign w:val="center"/>
          </w:tcPr>
          <w:p w14:paraId="1DBCA8C3" w14:textId="77777777" w:rsidR="00556EF4" w:rsidRPr="00511520" w:rsidRDefault="00556EF4"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D0345A" w:rsidRDefault="00511520" w:rsidP="00BD143F">
            <w:pPr>
              <w:spacing w:before="0" w:after="0" w:line="240" w:lineRule="auto"/>
              <w:jc w:val="center"/>
              <w:rPr>
                <w:rFonts w:ascii="Times New Roman" w:hAnsi="Times New Roman"/>
                <w:szCs w:val="24"/>
              </w:rPr>
            </w:pPr>
            <w:r w:rsidRPr="00D0345A">
              <w:rPr>
                <w:rFonts w:ascii="Times New Roman" w:hAnsi="Times New Roman"/>
                <w:szCs w:val="24"/>
              </w:rPr>
              <w:t>0</w:t>
            </w:r>
            <w:r w:rsidR="000640ED" w:rsidRPr="00D0345A">
              <w:rPr>
                <w:rFonts w:ascii="Times New Roman" w:hAnsi="Times New Roman"/>
                <w:szCs w:val="24"/>
              </w:rPr>
              <w:t>0</w:t>
            </w:r>
          </w:p>
        </w:tc>
        <w:tc>
          <w:tcPr>
            <w:tcW w:w="1347" w:type="dxa"/>
            <w:vAlign w:val="center"/>
          </w:tcPr>
          <w:p w14:paraId="275509F7" w14:textId="52C6B835" w:rsidR="00556EF4" w:rsidRPr="00D0345A" w:rsidRDefault="00C76085" w:rsidP="00BD143F">
            <w:pPr>
              <w:spacing w:before="0" w:after="0" w:line="240" w:lineRule="auto"/>
              <w:jc w:val="center"/>
              <w:rPr>
                <w:rFonts w:ascii="Times New Roman" w:hAnsi="Times New Roman"/>
                <w:szCs w:val="24"/>
              </w:rPr>
            </w:pPr>
            <w:r>
              <w:rPr>
                <w:rFonts w:ascii="Times New Roman" w:hAnsi="Times New Roman"/>
                <w:szCs w:val="24"/>
              </w:rPr>
              <w:t>10/2015</w:t>
            </w:r>
          </w:p>
        </w:tc>
        <w:tc>
          <w:tcPr>
            <w:tcW w:w="6603" w:type="dxa"/>
            <w:gridSpan w:val="3"/>
            <w:vAlign w:val="center"/>
          </w:tcPr>
          <w:p w14:paraId="046C0EA4" w14:textId="0F6665CE" w:rsidR="00556EF4" w:rsidRPr="00D0345A" w:rsidRDefault="00E30108" w:rsidP="00B1387E">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Version initiale </w:t>
            </w:r>
          </w:p>
        </w:tc>
      </w:tr>
      <w:tr w:rsidR="00556EF4" w:rsidRPr="00511520" w14:paraId="4FBDD2E6" w14:textId="77777777" w:rsidTr="00B1387E">
        <w:trPr>
          <w:trHeight w:val="340"/>
        </w:trPr>
        <w:tc>
          <w:tcPr>
            <w:tcW w:w="1092" w:type="dxa"/>
            <w:vAlign w:val="center"/>
          </w:tcPr>
          <w:p w14:paraId="7B239315"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ECE8A10"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4933DFC"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347A39A0" w14:textId="77777777" w:rsidTr="00B1387E">
        <w:trPr>
          <w:trHeight w:val="340"/>
        </w:trPr>
        <w:tc>
          <w:tcPr>
            <w:tcW w:w="1092" w:type="dxa"/>
            <w:vAlign w:val="center"/>
          </w:tcPr>
          <w:p w14:paraId="4050A030"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701E3B15"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52CD992D"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2A8D2A24" w14:textId="77777777" w:rsidTr="00B1387E">
        <w:trPr>
          <w:trHeight w:val="340"/>
        </w:trPr>
        <w:tc>
          <w:tcPr>
            <w:tcW w:w="1092" w:type="dxa"/>
            <w:vAlign w:val="center"/>
          </w:tcPr>
          <w:p w14:paraId="500186A4"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65972169"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1E99F32"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5A3B0241" w14:textId="77777777" w:rsidTr="00B1387E">
        <w:trPr>
          <w:trHeight w:val="340"/>
        </w:trPr>
        <w:tc>
          <w:tcPr>
            <w:tcW w:w="1092" w:type="dxa"/>
            <w:vAlign w:val="center"/>
          </w:tcPr>
          <w:p w14:paraId="04966CFD"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9DFEB72"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3E583D78"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École Polytechnique de l’Université de Tours</w:t>
      </w:r>
    </w:p>
    <w:p w14:paraId="46479823"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64, Avenue Jean Portalis</w:t>
      </w:r>
    </w:p>
    <w:p w14:paraId="43A459FF"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37200 TOURS, FRANCE</w:t>
      </w:r>
    </w:p>
    <w:p w14:paraId="131D58F7"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Tél. +33 (0)2 47 36 14 14</w:t>
      </w:r>
    </w:p>
    <w:p w14:paraId="67EAC096" w14:textId="77777777" w:rsidR="00791622" w:rsidRDefault="00CC1FFE"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hyperlink r:id="rId11" w:history="1">
        <w:r w:rsidR="00791622" w:rsidRPr="004E4612">
          <w:rPr>
            <w:rStyle w:val="Lienhypertexte"/>
            <w:rFonts w:ascii="LMTypewriter10-Regular" w:hAnsi="LMTypewriter10-Regular" w:cs="LMTypewriter10-Regular"/>
            <w:sz w:val="22"/>
            <w:szCs w:val="22"/>
            <w:lang w:eastAsia="fr-FR" w:bidi="ar-SA"/>
          </w:rPr>
          <w:t>www.polytech.univ-tours.fr</w:t>
        </w:r>
      </w:hyperlink>
    </w:p>
    <w:p w14:paraId="33EB37EC" w14:textId="77777777" w:rsidR="00791622" w:rsidRDefault="00791622"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p>
    <w:p w14:paraId="61CD351F" w14:textId="77777777" w:rsidR="00891BFE" w:rsidRDefault="00791622" w:rsidP="00791622">
      <w:pPr>
        <w:jc w:val="center"/>
        <w:rPr>
          <w:rFonts w:ascii="F33" w:hAnsi="F33" w:cs="F33"/>
          <w:sz w:val="29"/>
          <w:szCs w:val="29"/>
        </w:rPr>
      </w:pPr>
      <w:r>
        <w:rPr>
          <w:rFonts w:ascii="LMSans10-Bold" w:hAnsi="LMSans10-Bold" w:cs="LMSans10-Bold"/>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headerReference w:type="even" r:id="rId12"/>
          <w:headerReference w:type="default" r:id="rId13"/>
          <w:footerReference w:type="even" r:id="rId14"/>
          <w:footerReference w:type="default" r:id="rId15"/>
          <w:headerReference w:type="first" r:id="rId16"/>
          <w:footerReference w:type="first" r:id="rId17"/>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Default="006B3C0A" w:rsidP="006B3C0A">
      <w:pPr>
        <w:pStyle w:val="En-ttedetabledesmatires"/>
        <w:outlineLvl w:val="0"/>
      </w:pPr>
      <w:bookmarkStart w:id="1" w:name="_Toc243976951"/>
      <w:r>
        <w:lastRenderedPageBreak/>
        <w:t>Table des matières</w:t>
      </w:r>
      <w:bookmarkEnd w:id="1"/>
    </w:p>
    <w:p w14:paraId="5E1976B1" w14:textId="77777777" w:rsidR="00020FB3" w:rsidRDefault="00E91D46">
      <w:pPr>
        <w:pStyle w:val="TM1"/>
        <w:tabs>
          <w:tab w:val="right" w:leader="dot" w:pos="9062"/>
        </w:tabs>
        <w:rPr>
          <w:noProof/>
          <w:sz w:val="22"/>
          <w:szCs w:val="22"/>
          <w:lang w:eastAsia="fr-FR" w:bidi="ar-SA"/>
        </w:rPr>
      </w:pPr>
      <w:r>
        <w:fldChar w:fldCharType="begin"/>
      </w:r>
      <w:r w:rsidR="006B3C0A">
        <w:instrText xml:space="preserve"> TOC \o "1-3" \h \z \u </w:instrText>
      </w:r>
      <w:r>
        <w:fldChar w:fldCharType="separate"/>
      </w:r>
      <w:hyperlink w:anchor="_Toc243976951" w:history="1">
        <w:r w:rsidR="00020FB3" w:rsidRPr="00615D4B">
          <w:rPr>
            <w:rStyle w:val="Lienhypertexte"/>
            <w:noProof/>
          </w:rPr>
          <w:t>Table des matières</w:t>
        </w:r>
        <w:r w:rsidR="00020FB3">
          <w:rPr>
            <w:noProof/>
            <w:webHidden/>
          </w:rPr>
          <w:tab/>
        </w:r>
        <w:r>
          <w:rPr>
            <w:noProof/>
            <w:webHidden/>
          </w:rPr>
          <w:fldChar w:fldCharType="begin"/>
        </w:r>
        <w:r w:rsidR="00020FB3">
          <w:rPr>
            <w:noProof/>
            <w:webHidden/>
          </w:rPr>
          <w:instrText xml:space="preserve"> PAGEREF _Toc243976951 \h </w:instrText>
        </w:r>
        <w:r>
          <w:rPr>
            <w:noProof/>
            <w:webHidden/>
          </w:rPr>
        </w:r>
        <w:r>
          <w:rPr>
            <w:noProof/>
            <w:webHidden/>
          </w:rPr>
          <w:fldChar w:fldCharType="separate"/>
        </w:r>
        <w:r w:rsidR="00020FB3">
          <w:rPr>
            <w:noProof/>
            <w:webHidden/>
          </w:rPr>
          <w:t>3</w:t>
        </w:r>
        <w:r>
          <w:rPr>
            <w:noProof/>
            <w:webHidden/>
          </w:rPr>
          <w:fldChar w:fldCharType="end"/>
        </w:r>
      </w:hyperlink>
    </w:p>
    <w:p w14:paraId="11EB4436" w14:textId="77777777" w:rsidR="00020FB3" w:rsidRDefault="00CC1FFE">
      <w:pPr>
        <w:pStyle w:val="TM1"/>
        <w:tabs>
          <w:tab w:val="right" w:leader="dot" w:pos="9062"/>
        </w:tabs>
        <w:rPr>
          <w:noProof/>
          <w:sz w:val="22"/>
          <w:szCs w:val="22"/>
          <w:lang w:eastAsia="fr-FR" w:bidi="ar-SA"/>
        </w:rPr>
      </w:pPr>
      <w:hyperlink w:anchor="_Toc243976952" w:history="1">
        <w:r w:rsidR="00020FB3" w:rsidRPr="00615D4B">
          <w:rPr>
            <w:rStyle w:val="Lienhypertexte"/>
            <w:noProof/>
          </w:rPr>
          <w:t>Cahier de spécification Système</w:t>
        </w:r>
        <w:r w:rsidR="00020FB3">
          <w:rPr>
            <w:noProof/>
            <w:webHidden/>
          </w:rPr>
          <w:tab/>
        </w:r>
        <w:r w:rsidR="00E91D46">
          <w:rPr>
            <w:noProof/>
            <w:webHidden/>
          </w:rPr>
          <w:fldChar w:fldCharType="begin"/>
        </w:r>
        <w:r w:rsidR="00020FB3">
          <w:rPr>
            <w:noProof/>
            <w:webHidden/>
          </w:rPr>
          <w:instrText xml:space="preserve"> PAGEREF _Toc243976952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A49247" w14:textId="77777777" w:rsidR="00020FB3" w:rsidRDefault="00CC1FFE">
      <w:pPr>
        <w:pStyle w:val="TM2"/>
        <w:tabs>
          <w:tab w:val="left" w:pos="660"/>
          <w:tab w:val="right" w:leader="dot" w:pos="9062"/>
        </w:tabs>
        <w:rPr>
          <w:noProof/>
          <w:sz w:val="22"/>
          <w:szCs w:val="22"/>
          <w:lang w:eastAsia="fr-FR" w:bidi="ar-SA"/>
        </w:rPr>
      </w:pPr>
      <w:hyperlink w:anchor="_Toc243976953" w:history="1">
        <w:r w:rsidR="00020FB3" w:rsidRPr="00615D4B">
          <w:rPr>
            <w:rStyle w:val="Lienhypertexte"/>
            <w:noProof/>
          </w:rPr>
          <w:t>1.</w:t>
        </w:r>
        <w:r w:rsidR="00020FB3">
          <w:rPr>
            <w:noProof/>
            <w:sz w:val="22"/>
            <w:szCs w:val="22"/>
            <w:lang w:eastAsia="fr-FR" w:bidi="ar-SA"/>
          </w:rPr>
          <w:tab/>
        </w:r>
        <w:r w:rsidR="00020FB3" w:rsidRPr="00615D4B">
          <w:rPr>
            <w:rStyle w:val="Lienhypertexte"/>
            <w:noProof/>
          </w:rPr>
          <w:t>Introduction</w:t>
        </w:r>
        <w:r w:rsidR="00020FB3">
          <w:rPr>
            <w:noProof/>
            <w:webHidden/>
          </w:rPr>
          <w:tab/>
        </w:r>
        <w:r w:rsidR="00E91D46">
          <w:rPr>
            <w:noProof/>
            <w:webHidden/>
          </w:rPr>
          <w:fldChar w:fldCharType="begin"/>
        </w:r>
        <w:r w:rsidR="00020FB3">
          <w:rPr>
            <w:noProof/>
            <w:webHidden/>
          </w:rPr>
          <w:instrText xml:space="preserve"> PAGEREF _Toc243976953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8C6C49" w14:textId="77777777" w:rsidR="00020FB3" w:rsidRDefault="00CC1FFE">
      <w:pPr>
        <w:pStyle w:val="TM2"/>
        <w:tabs>
          <w:tab w:val="left" w:pos="660"/>
          <w:tab w:val="right" w:leader="dot" w:pos="9062"/>
        </w:tabs>
        <w:rPr>
          <w:noProof/>
          <w:sz w:val="22"/>
          <w:szCs w:val="22"/>
          <w:lang w:eastAsia="fr-FR" w:bidi="ar-SA"/>
        </w:rPr>
      </w:pPr>
      <w:hyperlink w:anchor="_Toc243976954" w:history="1">
        <w:r w:rsidR="00020FB3" w:rsidRPr="00615D4B">
          <w:rPr>
            <w:rStyle w:val="Lienhypertexte"/>
            <w:noProof/>
          </w:rPr>
          <w:t>2.</w:t>
        </w:r>
        <w:r w:rsidR="00020FB3">
          <w:rPr>
            <w:noProof/>
            <w:sz w:val="22"/>
            <w:szCs w:val="22"/>
            <w:lang w:eastAsia="fr-FR" w:bidi="ar-SA"/>
          </w:rPr>
          <w:tab/>
        </w:r>
        <w:r w:rsidR="00020FB3" w:rsidRPr="00615D4B">
          <w:rPr>
            <w:rStyle w:val="Lienhypertexte"/>
            <w:noProof/>
          </w:rPr>
          <w:t>Contexte de la réalisation</w:t>
        </w:r>
        <w:r w:rsidR="00020FB3">
          <w:rPr>
            <w:noProof/>
            <w:webHidden/>
          </w:rPr>
          <w:tab/>
        </w:r>
        <w:r w:rsidR="00E91D46">
          <w:rPr>
            <w:noProof/>
            <w:webHidden/>
          </w:rPr>
          <w:fldChar w:fldCharType="begin"/>
        </w:r>
        <w:r w:rsidR="00020FB3">
          <w:rPr>
            <w:noProof/>
            <w:webHidden/>
          </w:rPr>
          <w:instrText xml:space="preserve"> PAGEREF _Toc243976954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6B22F2BA" w14:textId="77777777" w:rsidR="00020FB3" w:rsidRDefault="00CC1FFE">
      <w:pPr>
        <w:pStyle w:val="TM3"/>
        <w:tabs>
          <w:tab w:val="left" w:pos="1100"/>
          <w:tab w:val="right" w:leader="dot" w:pos="9062"/>
        </w:tabs>
        <w:rPr>
          <w:noProof/>
          <w:sz w:val="22"/>
          <w:szCs w:val="22"/>
          <w:lang w:eastAsia="fr-FR" w:bidi="ar-SA"/>
        </w:rPr>
      </w:pPr>
      <w:hyperlink w:anchor="_Toc243976955" w:history="1">
        <w:r w:rsidR="00020FB3" w:rsidRPr="00615D4B">
          <w:rPr>
            <w:rStyle w:val="Lienhypertexte"/>
            <w:noProof/>
          </w:rPr>
          <w:t>2.1.</w:t>
        </w:r>
        <w:r w:rsidR="00020FB3">
          <w:rPr>
            <w:noProof/>
            <w:sz w:val="22"/>
            <w:szCs w:val="22"/>
            <w:lang w:eastAsia="fr-FR" w:bidi="ar-SA"/>
          </w:rPr>
          <w:tab/>
        </w:r>
        <w:r w:rsidR="00020FB3" w:rsidRPr="00615D4B">
          <w:rPr>
            <w:rStyle w:val="Lienhypertexte"/>
            <w:noProof/>
          </w:rPr>
          <w:t>Contexte</w:t>
        </w:r>
        <w:r w:rsidR="00020FB3">
          <w:rPr>
            <w:noProof/>
            <w:webHidden/>
          </w:rPr>
          <w:tab/>
        </w:r>
        <w:r w:rsidR="00E91D46">
          <w:rPr>
            <w:noProof/>
            <w:webHidden/>
          </w:rPr>
          <w:fldChar w:fldCharType="begin"/>
        </w:r>
        <w:r w:rsidR="00020FB3">
          <w:rPr>
            <w:noProof/>
            <w:webHidden/>
          </w:rPr>
          <w:instrText xml:space="preserve"> PAGEREF _Toc243976955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36C6AAFA" w14:textId="77777777" w:rsidR="00020FB3" w:rsidRDefault="00CC1FFE">
      <w:pPr>
        <w:pStyle w:val="TM3"/>
        <w:tabs>
          <w:tab w:val="left" w:pos="1100"/>
          <w:tab w:val="right" w:leader="dot" w:pos="9062"/>
        </w:tabs>
        <w:rPr>
          <w:noProof/>
          <w:sz w:val="22"/>
          <w:szCs w:val="22"/>
          <w:lang w:eastAsia="fr-FR" w:bidi="ar-SA"/>
        </w:rPr>
      </w:pPr>
      <w:hyperlink w:anchor="_Toc243976956" w:history="1">
        <w:r w:rsidR="00020FB3" w:rsidRPr="00615D4B">
          <w:rPr>
            <w:rStyle w:val="Lienhypertexte"/>
            <w:noProof/>
          </w:rPr>
          <w:t>2.2.</w:t>
        </w:r>
        <w:r w:rsidR="00020FB3">
          <w:rPr>
            <w:noProof/>
            <w:sz w:val="22"/>
            <w:szCs w:val="22"/>
            <w:lang w:eastAsia="fr-FR" w:bidi="ar-SA"/>
          </w:rPr>
          <w:tab/>
        </w:r>
        <w:r w:rsidR="00020FB3" w:rsidRPr="00615D4B">
          <w:rPr>
            <w:rStyle w:val="Lienhypertexte"/>
            <w:noProof/>
          </w:rPr>
          <w:t>Objectifs</w:t>
        </w:r>
        <w:r w:rsidR="00020FB3">
          <w:rPr>
            <w:noProof/>
            <w:webHidden/>
          </w:rPr>
          <w:tab/>
        </w:r>
        <w:r w:rsidR="00E91D46">
          <w:rPr>
            <w:noProof/>
            <w:webHidden/>
          </w:rPr>
          <w:fldChar w:fldCharType="begin"/>
        </w:r>
        <w:r w:rsidR="00020FB3">
          <w:rPr>
            <w:noProof/>
            <w:webHidden/>
          </w:rPr>
          <w:instrText xml:space="preserve"> PAGEREF _Toc243976956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E9A17C0" w14:textId="77777777" w:rsidR="00020FB3" w:rsidRDefault="00CC1FFE">
      <w:pPr>
        <w:pStyle w:val="TM3"/>
        <w:tabs>
          <w:tab w:val="left" w:pos="1100"/>
          <w:tab w:val="right" w:leader="dot" w:pos="9062"/>
        </w:tabs>
        <w:rPr>
          <w:noProof/>
          <w:sz w:val="22"/>
          <w:szCs w:val="22"/>
          <w:lang w:eastAsia="fr-FR" w:bidi="ar-SA"/>
        </w:rPr>
      </w:pPr>
      <w:hyperlink w:anchor="_Toc243976957" w:history="1">
        <w:r w:rsidR="00020FB3" w:rsidRPr="00615D4B">
          <w:rPr>
            <w:rStyle w:val="Lienhypertexte"/>
            <w:noProof/>
          </w:rPr>
          <w:t>2.3.</w:t>
        </w:r>
        <w:r w:rsidR="00020FB3">
          <w:rPr>
            <w:noProof/>
            <w:sz w:val="22"/>
            <w:szCs w:val="22"/>
            <w:lang w:eastAsia="fr-FR" w:bidi="ar-SA"/>
          </w:rPr>
          <w:tab/>
        </w:r>
        <w:r w:rsidR="00020FB3" w:rsidRPr="00615D4B">
          <w:rPr>
            <w:rStyle w:val="Lienhypertexte"/>
            <w:noProof/>
          </w:rPr>
          <w:t>Hypothèses (selon les projets)</w:t>
        </w:r>
        <w:r w:rsidR="00020FB3">
          <w:rPr>
            <w:noProof/>
            <w:webHidden/>
          </w:rPr>
          <w:tab/>
        </w:r>
        <w:r w:rsidR="00E91D46">
          <w:rPr>
            <w:noProof/>
            <w:webHidden/>
          </w:rPr>
          <w:fldChar w:fldCharType="begin"/>
        </w:r>
        <w:r w:rsidR="00020FB3">
          <w:rPr>
            <w:noProof/>
            <w:webHidden/>
          </w:rPr>
          <w:instrText xml:space="preserve"> PAGEREF _Toc243976957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88E2645" w14:textId="77777777" w:rsidR="00020FB3" w:rsidRDefault="00CC1FFE">
      <w:pPr>
        <w:pStyle w:val="TM3"/>
        <w:tabs>
          <w:tab w:val="left" w:pos="1100"/>
          <w:tab w:val="right" w:leader="dot" w:pos="9062"/>
        </w:tabs>
        <w:rPr>
          <w:noProof/>
          <w:sz w:val="22"/>
          <w:szCs w:val="22"/>
          <w:lang w:eastAsia="fr-FR" w:bidi="ar-SA"/>
        </w:rPr>
      </w:pPr>
      <w:hyperlink w:anchor="_Toc243976958" w:history="1">
        <w:r w:rsidR="00020FB3" w:rsidRPr="00615D4B">
          <w:rPr>
            <w:rStyle w:val="Lienhypertexte"/>
            <w:noProof/>
          </w:rPr>
          <w:t>2.4.</w:t>
        </w:r>
        <w:r w:rsidR="00020FB3">
          <w:rPr>
            <w:noProof/>
            <w:sz w:val="22"/>
            <w:szCs w:val="22"/>
            <w:lang w:eastAsia="fr-FR" w:bidi="ar-SA"/>
          </w:rPr>
          <w:tab/>
        </w:r>
        <w:r w:rsidR="00020FB3" w:rsidRPr="00615D4B">
          <w:rPr>
            <w:rStyle w:val="Lienhypertexte"/>
            <w:noProof/>
          </w:rPr>
          <w:t>Bases méthodologiques (selon les projets)</w:t>
        </w:r>
        <w:r w:rsidR="00020FB3">
          <w:rPr>
            <w:noProof/>
            <w:webHidden/>
          </w:rPr>
          <w:tab/>
        </w:r>
        <w:r w:rsidR="00E91D46">
          <w:rPr>
            <w:noProof/>
            <w:webHidden/>
          </w:rPr>
          <w:fldChar w:fldCharType="begin"/>
        </w:r>
        <w:r w:rsidR="00020FB3">
          <w:rPr>
            <w:noProof/>
            <w:webHidden/>
          </w:rPr>
          <w:instrText xml:space="preserve"> PAGEREF _Toc243976958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05F1949" w14:textId="77777777" w:rsidR="00020FB3" w:rsidRDefault="00CC1FFE">
      <w:pPr>
        <w:pStyle w:val="TM2"/>
        <w:tabs>
          <w:tab w:val="left" w:pos="660"/>
          <w:tab w:val="right" w:leader="dot" w:pos="9062"/>
        </w:tabs>
        <w:rPr>
          <w:noProof/>
          <w:sz w:val="22"/>
          <w:szCs w:val="22"/>
          <w:lang w:eastAsia="fr-FR" w:bidi="ar-SA"/>
        </w:rPr>
      </w:pPr>
      <w:hyperlink w:anchor="_Toc243976959" w:history="1">
        <w:r w:rsidR="00020FB3" w:rsidRPr="00615D4B">
          <w:rPr>
            <w:rStyle w:val="Lienhypertexte"/>
            <w:noProof/>
          </w:rPr>
          <w:t>3.</w:t>
        </w:r>
        <w:r w:rsidR="00020FB3">
          <w:rPr>
            <w:noProof/>
            <w:sz w:val="22"/>
            <w:szCs w:val="22"/>
            <w:lang w:eastAsia="fr-FR" w:bidi="ar-SA"/>
          </w:rPr>
          <w:tab/>
        </w:r>
        <w:r w:rsidR="00020FB3" w:rsidRPr="00615D4B">
          <w:rPr>
            <w:rStyle w:val="Lienhypertexte"/>
            <w:noProof/>
          </w:rPr>
          <w:t>Description générale</w:t>
        </w:r>
        <w:r w:rsidR="00020FB3">
          <w:rPr>
            <w:noProof/>
            <w:webHidden/>
          </w:rPr>
          <w:tab/>
        </w:r>
        <w:r w:rsidR="00E91D46">
          <w:rPr>
            <w:noProof/>
            <w:webHidden/>
          </w:rPr>
          <w:fldChar w:fldCharType="begin"/>
        </w:r>
        <w:r w:rsidR="00020FB3">
          <w:rPr>
            <w:noProof/>
            <w:webHidden/>
          </w:rPr>
          <w:instrText xml:space="preserve"> PAGEREF _Toc243976959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B59AE81" w14:textId="77777777" w:rsidR="00020FB3" w:rsidRDefault="00CC1FFE">
      <w:pPr>
        <w:pStyle w:val="TM3"/>
        <w:tabs>
          <w:tab w:val="left" w:pos="1100"/>
          <w:tab w:val="right" w:leader="dot" w:pos="9062"/>
        </w:tabs>
        <w:rPr>
          <w:noProof/>
          <w:sz w:val="22"/>
          <w:szCs w:val="22"/>
          <w:lang w:eastAsia="fr-FR" w:bidi="ar-SA"/>
        </w:rPr>
      </w:pPr>
      <w:hyperlink w:anchor="_Toc243976960" w:history="1">
        <w:r w:rsidR="00020FB3" w:rsidRPr="00615D4B">
          <w:rPr>
            <w:rStyle w:val="Lienhypertexte"/>
            <w:noProof/>
          </w:rPr>
          <w:t>3.1.</w:t>
        </w:r>
        <w:r w:rsidR="00020FB3">
          <w:rPr>
            <w:noProof/>
            <w:sz w:val="22"/>
            <w:szCs w:val="22"/>
            <w:lang w:eastAsia="fr-FR" w:bidi="ar-SA"/>
          </w:rPr>
          <w:tab/>
        </w:r>
        <w:r w:rsidR="00020FB3" w:rsidRPr="00615D4B">
          <w:rPr>
            <w:rStyle w:val="Lienhypertexte"/>
            <w:noProof/>
          </w:rPr>
          <w:t>Environnement du projet</w:t>
        </w:r>
        <w:r w:rsidR="00020FB3">
          <w:rPr>
            <w:noProof/>
            <w:webHidden/>
          </w:rPr>
          <w:tab/>
        </w:r>
        <w:r w:rsidR="00E91D46">
          <w:rPr>
            <w:noProof/>
            <w:webHidden/>
          </w:rPr>
          <w:fldChar w:fldCharType="begin"/>
        </w:r>
        <w:r w:rsidR="00020FB3">
          <w:rPr>
            <w:noProof/>
            <w:webHidden/>
          </w:rPr>
          <w:instrText xml:space="preserve"> PAGEREF _Toc243976960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1A88726B" w14:textId="77777777" w:rsidR="00020FB3" w:rsidRDefault="00CC1FFE">
      <w:pPr>
        <w:pStyle w:val="TM3"/>
        <w:tabs>
          <w:tab w:val="left" w:pos="1100"/>
          <w:tab w:val="right" w:leader="dot" w:pos="9062"/>
        </w:tabs>
        <w:rPr>
          <w:noProof/>
          <w:sz w:val="22"/>
          <w:szCs w:val="22"/>
          <w:lang w:eastAsia="fr-FR" w:bidi="ar-SA"/>
        </w:rPr>
      </w:pPr>
      <w:hyperlink w:anchor="_Toc243976961" w:history="1">
        <w:r w:rsidR="00020FB3" w:rsidRPr="00615D4B">
          <w:rPr>
            <w:rStyle w:val="Lienhypertexte"/>
            <w:noProof/>
          </w:rPr>
          <w:t>3.2.</w:t>
        </w:r>
        <w:r w:rsidR="00020FB3">
          <w:rPr>
            <w:noProof/>
            <w:sz w:val="22"/>
            <w:szCs w:val="22"/>
            <w:lang w:eastAsia="fr-FR" w:bidi="ar-SA"/>
          </w:rPr>
          <w:tab/>
        </w:r>
        <w:r w:rsidR="00020FB3" w:rsidRPr="00615D4B">
          <w:rPr>
            <w:rStyle w:val="Lienhypertexte"/>
            <w:noProof/>
          </w:rPr>
          <w:t>Caractéristiques des utilisateurs</w:t>
        </w:r>
        <w:r w:rsidR="00020FB3">
          <w:rPr>
            <w:noProof/>
            <w:webHidden/>
          </w:rPr>
          <w:tab/>
        </w:r>
        <w:r w:rsidR="00E91D46">
          <w:rPr>
            <w:noProof/>
            <w:webHidden/>
          </w:rPr>
          <w:fldChar w:fldCharType="begin"/>
        </w:r>
        <w:r w:rsidR="00020FB3">
          <w:rPr>
            <w:noProof/>
            <w:webHidden/>
          </w:rPr>
          <w:instrText xml:space="preserve"> PAGEREF _Toc243976961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F9A35C7" w14:textId="77777777" w:rsidR="00020FB3" w:rsidRDefault="00CC1FFE">
      <w:pPr>
        <w:pStyle w:val="TM3"/>
        <w:tabs>
          <w:tab w:val="left" w:pos="1100"/>
          <w:tab w:val="right" w:leader="dot" w:pos="9062"/>
        </w:tabs>
        <w:rPr>
          <w:noProof/>
          <w:sz w:val="22"/>
          <w:szCs w:val="22"/>
          <w:lang w:eastAsia="fr-FR" w:bidi="ar-SA"/>
        </w:rPr>
      </w:pPr>
      <w:hyperlink w:anchor="_Toc243976962" w:history="1">
        <w:r w:rsidR="00020FB3" w:rsidRPr="00615D4B">
          <w:rPr>
            <w:rStyle w:val="Lienhypertexte"/>
            <w:noProof/>
          </w:rPr>
          <w:t>3.3.</w:t>
        </w:r>
        <w:r w:rsidR="00020FB3">
          <w:rPr>
            <w:noProof/>
            <w:sz w:val="22"/>
            <w:szCs w:val="22"/>
            <w:lang w:eastAsia="fr-FR" w:bidi="ar-SA"/>
          </w:rPr>
          <w:tab/>
        </w:r>
        <w:r w:rsidR="00020FB3" w:rsidRPr="00615D4B">
          <w:rPr>
            <w:rStyle w:val="Lienhypertexte"/>
            <w:noProof/>
          </w:rPr>
          <w:t>Fonctions générales du système</w:t>
        </w:r>
        <w:r w:rsidR="00020FB3">
          <w:rPr>
            <w:noProof/>
            <w:webHidden/>
          </w:rPr>
          <w:tab/>
        </w:r>
        <w:r w:rsidR="00E91D46">
          <w:rPr>
            <w:noProof/>
            <w:webHidden/>
          </w:rPr>
          <w:fldChar w:fldCharType="begin"/>
        </w:r>
        <w:r w:rsidR="00020FB3">
          <w:rPr>
            <w:noProof/>
            <w:webHidden/>
          </w:rPr>
          <w:instrText xml:space="preserve"> PAGEREF _Toc243976962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A0E1B5D" w14:textId="77777777" w:rsidR="00020FB3" w:rsidRDefault="00CC1FFE">
      <w:pPr>
        <w:pStyle w:val="TM3"/>
        <w:tabs>
          <w:tab w:val="left" w:pos="1100"/>
          <w:tab w:val="right" w:leader="dot" w:pos="9062"/>
        </w:tabs>
        <w:rPr>
          <w:noProof/>
          <w:sz w:val="22"/>
          <w:szCs w:val="22"/>
          <w:lang w:eastAsia="fr-FR" w:bidi="ar-SA"/>
        </w:rPr>
      </w:pPr>
      <w:hyperlink w:anchor="_Toc243976963" w:history="1">
        <w:r w:rsidR="00020FB3" w:rsidRPr="00615D4B">
          <w:rPr>
            <w:rStyle w:val="Lienhypertexte"/>
            <w:noProof/>
          </w:rPr>
          <w:t>3.4.</w:t>
        </w:r>
        <w:r w:rsidR="00020FB3">
          <w:rPr>
            <w:noProof/>
            <w:sz w:val="22"/>
            <w:szCs w:val="22"/>
            <w:lang w:eastAsia="fr-FR" w:bidi="ar-SA"/>
          </w:rPr>
          <w:tab/>
        </w:r>
        <w:r w:rsidR="00020FB3" w:rsidRPr="00615D4B">
          <w:rPr>
            <w:rStyle w:val="Lienhypertexte"/>
            <w:noProof/>
          </w:rPr>
          <w:t>Contraintes de développement, d’exploitation et de maintenance</w:t>
        </w:r>
        <w:r w:rsidR="00020FB3">
          <w:rPr>
            <w:noProof/>
            <w:webHidden/>
          </w:rPr>
          <w:tab/>
        </w:r>
        <w:r w:rsidR="00E91D46">
          <w:rPr>
            <w:noProof/>
            <w:webHidden/>
          </w:rPr>
          <w:fldChar w:fldCharType="begin"/>
        </w:r>
        <w:r w:rsidR="00020FB3">
          <w:rPr>
            <w:noProof/>
            <w:webHidden/>
          </w:rPr>
          <w:instrText xml:space="preserve"> PAGEREF _Toc243976963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6A3C933A" w14:textId="77777777" w:rsidR="00020FB3" w:rsidRDefault="00CC1FFE">
      <w:pPr>
        <w:pStyle w:val="TM2"/>
        <w:tabs>
          <w:tab w:val="left" w:pos="660"/>
          <w:tab w:val="right" w:leader="dot" w:pos="9062"/>
        </w:tabs>
        <w:rPr>
          <w:noProof/>
          <w:sz w:val="22"/>
          <w:szCs w:val="22"/>
          <w:lang w:eastAsia="fr-FR" w:bidi="ar-SA"/>
        </w:rPr>
      </w:pPr>
      <w:hyperlink w:anchor="_Toc243976964" w:history="1">
        <w:r w:rsidR="00020FB3" w:rsidRPr="00615D4B">
          <w:rPr>
            <w:rStyle w:val="Lienhypertexte"/>
            <w:noProof/>
          </w:rPr>
          <w:t>4.</w:t>
        </w:r>
        <w:r w:rsidR="00020FB3">
          <w:rPr>
            <w:noProof/>
            <w:sz w:val="22"/>
            <w:szCs w:val="22"/>
            <w:lang w:eastAsia="fr-FR" w:bidi="ar-SA"/>
          </w:rPr>
          <w:tab/>
        </w:r>
        <w:r w:rsidR="00020FB3" w:rsidRPr="00615D4B">
          <w:rPr>
            <w:rStyle w:val="Lienhypertexte"/>
            <w:noProof/>
          </w:rPr>
          <w:t>Description des interfaces externes du logiciel</w:t>
        </w:r>
        <w:r w:rsidR="00020FB3">
          <w:rPr>
            <w:noProof/>
            <w:webHidden/>
          </w:rPr>
          <w:tab/>
        </w:r>
        <w:r w:rsidR="00E91D46">
          <w:rPr>
            <w:noProof/>
            <w:webHidden/>
          </w:rPr>
          <w:fldChar w:fldCharType="begin"/>
        </w:r>
        <w:r w:rsidR="00020FB3">
          <w:rPr>
            <w:noProof/>
            <w:webHidden/>
          </w:rPr>
          <w:instrText xml:space="preserve"> PAGEREF _Toc243976964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30E90D1C" w14:textId="77777777" w:rsidR="00020FB3" w:rsidRDefault="00CC1FFE">
      <w:pPr>
        <w:pStyle w:val="TM3"/>
        <w:tabs>
          <w:tab w:val="left" w:pos="1100"/>
          <w:tab w:val="right" w:leader="dot" w:pos="9062"/>
        </w:tabs>
        <w:rPr>
          <w:noProof/>
          <w:sz w:val="22"/>
          <w:szCs w:val="22"/>
          <w:lang w:eastAsia="fr-FR" w:bidi="ar-SA"/>
        </w:rPr>
      </w:pPr>
      <w:hyperlink w:anchor="_Toc243976965" w:history="1">
        <w:r w:rsidR="00020FB3" w:rsidRPr="00615D4B">
          <w:rPr>
            <w:rStyle w:val="Lienhypertexte"/>
            <w:noProof/>
          </w:rPr>
          <w:t>4.1.</w:t>
        </w:r>
        <w:r w:rsidR="00020FB3">
          <w:rPr>
            <w:noProof/>
            <w:sz w:val="22"/>
            <w:szCs w:val="22"/>
            <w:lang w:eastAsia="fr-FR" w:bidi="ar-SA"/>
          </w:rPr>
          <w:tab/>
        </w:r>
        <w:r w:rsidR="00020FB3" w:rsidRPr="00615D4B">
          <w:rPr>
            <w:rStyle w:val="Lienhypertexte"/>
            <w:noProof/>
          </w:rPr>
          <w:t>Interfaces matériel/logiciel</w:t>
        </w:r>
        <w:r w:rsidR="00020FB3">
          <w:rPr>
            <w:noProof/>
            <w:webHidden/>
          </w:rPr>
          <w:tab/>
        </w:r>
        <w:r w:rsidR="00E91D46">
          <w:rPr>
            <w:noProof/>
            <w:webHidden/>
          </w:rPr>
          <w:fldChar w:fldCharType="begin"/>
        </w:r>
        <w:r w:rsidR="00020FB3">
          <w:rPr>
            <w:noProof/>
            <w:webHidden/>
          </w:rPr>
          <w:instrText xml:space="preserve"> PAGEREF _Toc243976965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77A8BA5E" w14:textId="77777777" w:rsidR="00020FB3" w:rsidRDefault="00CC1FFE">
      <w:pPr>
        <w:pStyle w:val="TM3"/>
        <w:tabs>
          <w:tab w:val="left" w:pos="1100"/>
          <w:tab w:val="right" w:leader="dot" w:pos="9062"/>
        </w:tabs>
        <w:rPr>
          <w:noProof/>
          <w:sz w:val="22"/>
          <w:szCs w:val="22"/>
          <w:lang w:eastAsia="fr-FR" w:bidi="ar-SA"/>
        </w:rPr>
      </w:pPr>
      <w:hyperlink w:anchor="_Toc243976966" w:history="1">
        <w:r w:rsidR="00020FB3" w:rsidRPr="00615D4B">
          <w:rPr>
            <w:rStyle w:val="Lienhypertexte"/>
            <w:noProof/>
          </w:rPr>
          <w:t>4.2.</w:t>
        </w:r>
        <w:r w:rsidR="00020FB3">
          <w:rPr>
            <w:noProof/>
            <w:sz w:val="22"/>
            <w:szCs w:val="22"/>
            <w:lang w:eastAsia="fr-FR" w:bidi="ar-SA"/>
          </w:rPr>
          <w:tab/>
        </w:r>
        <w:r w:rsidR="00020FB3" w:rsidRPr="00615D4B">
          <w:rPr>
            <w:rStyle w:val="Lienhypertexte"/>
            <w:noProof/>
          </w:rPr>
          <w:t>Interfaces homme/machine</w:t>
        </w:r>
        <w:r w:rsidR="00020FB3">
          <w:rPr>
            <w:noProof/>
            <w:webHidden/>
          </w:rPr>
          <w:tab/>
        </w:r>
        <w:r w:rsidR="00E91D46">
          <w:rPr>
            <w:noProof/>
            <w:webHidden/>
          </w:rPr>
          <w:fldChar w:fldCharType="begin"/>
        </w:r>
        <w:r w:rsidR="00020FB3">
          <w:rPr>
            <w:noProof/>
            <w:webHidden/>
          </w:rPr>
          <w:instrText xml:space="preserve"> PAGEREF _Toc243976966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F02A821" w14:textId="77777777" w:rsidR="00020FB3" w:rsidRDefault="00CC1FFE">
      <w:pPr>
        <w:pStyle w:val="TM3"/>
        <w:tabs>
          <w:tab w:val="left" w:pos="1100"/>
          <w:tab w:val="right" w:leader="dot" w:pos="9062"/>
        </w:tabs>
        <w:rPr>
          <w:noProof/>
          <w:sz w:val="22"/>
          <w:szCs w:val="22"/>
          <w:lang w:eastAsia="fr-FR" w:bidi="ar-SA"/>
        </w:rPr>
      </w:pPr>
      <w:hyperlink w:anchor="_Toc243976967" w:history="1">
        <w:r w:rsidR="00020FB3" w:rsidRPr="00615D4B">
          <w:rPr>
            <w:rStyle w:val="Lienhypertexte"/>
            <w:noProof/>
          </w:rPr>
          <w:t>4.3.</w:t>
        </w:r>
        <w:r w:rsidR="00020FB3">
          <w:rPr>
            <w:noProof/>
            <w:sz w:val="22"/>
            <w:szCs w:val="22"/>
            <w:lang w:eastAsia="fr-FR" w:bidi="ar-SA"/>
          </w:rPr>
          <w:tab/>
        </w:r>
        <w:r w:rsidR="00020FB3" w:rsidRPr="00615D4B">
          <w:rPr>
            <w:rStyle w:val="Lienhypertexte"/>
            <w:noProof/>
          </w:rPr>
          <w:t>Interfaces logiciel/logiciel</w:t>
        </w:r>
        <w:r w:rsidR="00020FB3">
          <w:rPr>
            <w:noProof/>
            <w:webHidden/>
          </w:rPr>
          <w:tab/>
        </w:r>
        <w:r w:rsidR="00E91D46">
          <w:rPr>
            <w:noProof/>
            <w:webHidden/>
          </w:rPr>
          <w:fldChar w:fldCharType="begin"/>
        </w:r>
        <w:r w:rsidR="00020FB3">
          <w:rPr>
            <w:noProof/>
            <w:webHidden/>
          </w:rPr>
          <w:instrText xml:space="preserve"> PAGEREF _Toc243976967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43F8B6C1" w14:textId="77777777" w:rsidR="00020FB3" w:rsidRDefault="00CC1FFE">
      <w:pPr>
        <w:pStyle w:val="TM2"/>
        <w:tabs>
          <w:tab w:val="left" w:pos="660"/>
          <w:tab w:val="right" w:leader="dot" w:pos="9062"/>
        </w:tabs>
        <w:rPr>
          <w:noProof/>
          <w:sz w:val="22"/>
          <w:szCs w:val="22"/>
          <w:lang w:eastAsia="fr-FR" w:bidi="ar-SA"/>
        </w:rPr>
      </w:pPr>
      <w:hyperlink w:anchor="_Toc243976968" w:history="1">
        <w:r w:rsidR="00020FB3" w:rsidRPr="00615D4B">
          <w:rPr>
            <w:rStyle w:val="Lienhypertexte"/>
            <w:noProof/>
          </w:rPr>
          <w:t>5.</w:t>
        </w:r>
        <w:r w:rsidR="00020FB3">
          <w:rPr>
            <w:noProof/>
            <w:sz w:val="22"/>
            <w:szCs w:val="22"/>
            <w:lang w:eastAsia="fr-FR" w:bidi="ar-SA"/>
          </w:rPr>
          <w:tab/>
        </w:r>
        <w:r w:rsidR="00020FB3" w:rsidRPr="00615D4B">
          <w:rPr>
            <w:rStyle w:val="Lienhypertexte"/>
            <w:noProof/>
          </w:rPr>
          <w:t>Architecture générale du système</w:t>
        </w:r>
        <w:r w:rsidR="00020FB3">
          <w:rPr>
            <w:noProof/>
            <w:webHidden/>
          </w:rPr>
          <w:tab/>
        </w:r>
        <w:r w:rsidR="00E91D46">
          <w:rPr>
            <w:noProof/>
            <w:webHidden/>
          </w:rPr>
          <w:fldChar w:fldCharType="begin"/>
        </w:r>
        <w:r w:rsidR="00020FB3">
          <w:rPr>
            <w:noProof/>
            <w:webHidden/>
          </w:rPr>
          <w:instrText xml:space="preserve"> PAGEREF _Toc243976968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3787EFDE" w14:textId="77777777" w:rsidR="00020FB3" w:rsidRDefault="00CC1FFE">
      <w:pPr>
        <w:pStyle w:val="TM2"/>
        <w:tabs>
          <w:tab w:val="left" w:pos="660"/>
          <w:tab w:val="right" w:leader="dot" w:pos="9062"/>
        </w:tabs>
        <w:rPr>
          <w:noProof/>
          <w:sz w:val="22"/>
          <w:szCs w:val="22"/>
          <w:lang w:eastAsia="fr-FR" w:bidi="ar-SA"/>
        </w:rPr>
      </w:pPr>
      <w:hyperlink w:anchor="_Toc243976969" w:history="1">
        <w:r w:rsidR="00020FB3" w:rsidRPr="00615D4B">
          <w:rPr>
            <w:rStyle w:val="Lienhypertexte"/>
            <w:noProof/>
          </w:rPr>
          <w:t>6.</w:t>
        </w:r>
        <w:r w:rsidR="00020FB3">
          <w:rPr>
            <w:noProof/>
            <w:sz w:val="22"/>
            <w:szCs w:val="22"/>
            <w:lang w:eastAsia="fr-FR" w:bidi="ar-SA"/>
          </w:rPr>
          <w:tab/>
        </w:r>
        <w:r w:rsidR="00020FB3" w:rsidRPr="00615D4B">
          <w:rPr>
            <w:rStyle w:val="Lienhypertexte"/>
            <w:noProof/>
          </w:rPr>
          <w:t>Description des fonctions</w:t>
        </w:r>
        <w:r w:rsidR="00020FB3">
          <w:rPr>
            <w:noProof/>
            <w:webHidden/>
          </w:rPr>
          <w:tab/>
        </w:r>
        <w:r w:rsidR="00E91D46">
          <w:rPr>
            <w:noProof/>
            <w:webHidden/>
          </w:rPr>
          <w:fldChar w:fldCharType="begin"/>
        </w:r>
        <w:r w:rsidR="00020FB3">
          <w:rPr>
            <w:noProof/>
            <w:webHidden/>
          </w:rPr>
          <w:instrText xml:space="preserve"> PAGEREF _Toc243976969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7509E4BF" w14:textId="77777777" w:rsidR="00020FB3" w:rsidRDefault="00CC1FFE">
      <w:pPr>
        <w:pStyle w:val="TM3"/>
        <w:tabs>
          <w:tab w:val="left" w:pos="1100"/>
          <w:tab w:val="right" w:leader="dot" w:pos="9062"/>
        </w:tabs>
        <w:rPr>
          <w:noProof/>
          <w:sz w:val="22"/>
          <w:szCs w:val="22"/>
          <w:lang w:eastAsia="fr-FR" w:bidi="ar-SA"/>
        </w:rPr>
      </w:pPr>
      <w:hyperlink w:anchor="_Toc243976970" w:history="1">
        <w:r w:rsidR="00020FB3" w:rsidRPr="00615D4B">
          <w:rPr>
            <w:rStyle w:val="Lienhypertexte"/>
            <w:noProof/>
          </w:rPr>
          <w:t>6.1.</w:t>
        </w:r>
        <w:r w:rsidR="00020FB3">
          <w:rPr>
            <w:noProof/>
            <w:sz w:val="22"/>
            <w:szCs w:val="22"/>
            <w:lang w:eastAsia="fr-FR" w:bidi="ar-SA"/>
          </w:rPr>
          <w:tab/>
        </w:r>
        <w:r w:rsidR="00020FB3" w:rsidRPr="00615D4B">
          <w:rPr>
            <w:rStyle w:val="Lienhypertexte"/>
            <w:noProof/>
          </w:rPr>
          <w:t>Définition de la fonction i</w:t>
        </w:r>
        <w:r w:rsidR="00020FB3">
          <w:rPr>
            <w:noProof/>
            <w:webHidden/>
          </w:rPr>
          <w:tab/>
        </w:r>
        <w:r w:rsidR="00E91D46">
          <w:rPr>
            <w:noProof/>
            <w:webHidden/>
          </w:rPr>
          <w:fldChar w:fldCharType="begin"/>
        </w:r>
        <w:r w:rsidR="00020FB3">
          <w:rPr>
            <w:noProof/>
            <w:webHidden/>
          </w:rPr>
          <w:instrText xml:space="preserve"> PAGEREF _Toc243976970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7997012" w14:textId="77777777" w:rsidR="00020FB3" w:rsidRDefault="00CC1FFE">
      <w:pPr>
        <w:pStyle w:val="TM2"/>
        <w:tabs>
          <w:tab w:val="left" w:pos="660"/>
          <w:tab w:val="right" w:leader="dot" w:pos="9062"/>
        </w:tabs>
        <w:rPr>
          <w:noProof/>
          <w:sz w:val="22"/>
          <w:szCs w:val="22"/>
          <w:lang w:eastAsia="fr-FR" w:bidi="ar-SA"/>
        </w:rPr>
      </w:pPr>
      <w:hyperlink w:anchor="_Toc243976971" w:history="1">
        <w:r w:rsidR="00020FB3" w:rsidRPr="00615D4B">
          <w:rPr>
            <w:rStyle w:val="Lienhypertexte"/>
            <w:noProof/>
          </w:rPr>
          <w:t>7.</w:t>
        </w:r>
        <w:r w:rsidR="00020FB3">
          <w:rPr>
            <w:noProof/>
            <w:sz w:val="22"/>
            <w:szCs w:val="22"/>
            <w:lang w:eastAsia="fr-FR" w:bidi="ar-SA"/>
          </w:rPr>
          <w:tab/>
        </w:r>
        <w:r w:rsidR="00020FB3" w:rsidRPr="00615D4B">
          <w:rPr>
            <w:rStyle w:val="Lienhypertexte"/>
            <w:noProof/>
          </w:rPr>
          <w:t>Conditions de fonctionnement</w:t>
        </w:r>
        <w:r w:rsidR="00020FB3">
          <w:rPr>
            <w:noProof/>
            <w:webHidden/>
          </w:rPr>
          <w:tab/>
        </w:r>
        <w:r w:rsidR="00E91D46">
          <w:rPr>
            <w:noProof/>
            <w:webHidden/>
          </w:rPr>
          <w:fldChar w:fldCharType="begin"/>
        </w:r>
        <w:r w:rsidR="00020FB3">
          <w:rPr>
            <w:noProof/>
            <w:webHidden/>
          </w:rPr>
          <w:instrText xml:space="preserve"> PAGEREF _Toc243976971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46D1F9A" w14:textId="77777777" w:rsidR="00020FB3" w:rsidRDefault="00CC1FFE">
      <w:pPr>
        <w:pStyle w:val="TM3"/>
        <w:tabs>
          <w:tab w:val="left" w:pos="1100"/>
          <w:tab w:val="right" w:leader="dot" w:pos="9062"/>
        </w:tabs>
        <w:rPr>
          <w:noProof/>
          <w:sz w:val="22"/>
          <w:szCs w:val="22"/>
          <w:lang w:eastAsia="fr-FR" w:bidi="ar-SA"/>
        </w:rPr>
      </w:pPr>
      <w:hyperlink w:anchor="_Toc243976972" w:history="1">
        <w:r w:rsidR="00020FB3" w:rsidRPr="00615D4B">
          <w:rPr>
            <w:rStyle w:val="Lienhypertexte"/>
            <w:noProof/>
          </w:rPr>
          <w:t>7.1.</w:t>
        </w:r>
        <w:r w:rsidR="00020FB3">
          <w:rPr>
            <w:noProof/>
            <w:sz w:val="22"/>
            <w:szCs w:val="22"/>
            <w:lang w:eastAsia="fr-FR" w:bidi="ar-SA"/>
          </w:rPr>
          <w:tab/>
        </w:r>
        <w:r w:rsidR="00020FB3" w:rsidRPr="00615D4B">
          <w:rPr>
            <w:rStyle w:val="Lienhypertexte"/>
            <w:noProof/>
          </w:rPr>
          <w:t>Performances</w:t>
        </w:r>
        <w:r w:rsidR="00020FB3">
          <w:rPr>
            <w:noProof/>
            <w:webHidden/>
          </w:rPr>
          <w:tab/>
        </w:r>
        <w:r w:rsidR="00E91D46">
          <w:rPr>
            <w:noProof/>
            <w:webHidden/>
          </w:rPr>
          <w:fldChar w:fldCharType="begin"/>
        </w:r>
        <w:r w:rsidR="00020FB3">
          <w:rPr>
            <w:noProof/>
            <w:webHidden/>
          </w:rPr>
          <w:instrText xml:space="preserve"> PAGEREF _Toc243976972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19625893" w14:textId="77777777" w:rsidR="00020FB3" w:rsidRDefault="00CC1FFE">
      <w:pPr>
        <w:pStyle w:val="TM3"/>
        <w:tabs>
          <w:tab w:val="left" w:pos="1100"/>
          <w:tab w:val="right" w:leader="dot" w:pos="9062"/>
        </w:tabs>
        <w:rPr>
          <w:noProof/>
          <w:sz w:val="22"/>
          <w:szCs w:val="22"/>
          <w:lang w:eastAsia="fr-FR" w:bidi="ar-SA"/>
        </w:rPr>
      </w:pPr>
      <w:hyperlink w:anchor="_Toc243976973" w:history="1">
        <w:r w:rsidR="00020FB3" w:rsidRPr="00615D4B">
          <w:rPr>
            <w:rStyle w:val="Lienhypertexte"/>
            <w:noProof/>
          </w:rPr>
          <w:t>7.2.</w:t>
        </w:r>
        <w:r w:rsidR="00020FB3">
          <w:rPr>
            <w:noProof/>
            <w:sz w:val="22"/>
            <w:szCs w:val="22"/>
            <w:lang w:eastAsia="fr-FR" w:bidi="ar-SA"/>
          </w:rPr>
          <w:tab/>
        </w:r>
        <w:r w:rsidR="00020FB3" w:rsidRPr="00615D4B">
          <w:rPr>
            <w:rStyle w:val="Lienhypertexte"/>
            <w:noProof/>
          </w:rPr>
          <w:t>Capacités</w:t>
        </w:r>
        <w:r w:rsidR="00020FB3">
          <w:rPr>
            <w:noProof/>
            <w:webHidden/>
          </w:rPr>
          <w:tab/>
        </w:r>
        <w:r w:rsidR="00E91D46">
          <w:rPr>
            <w:noProof/>
            <w:webHidden/>
          </w:rPr>
          <w:fldChar w:fldCharType="begin"/>
        </w:r>
        <w:r w:rsidR="00020FB3">
          <w:rPr>
            <w:noProof/>
            <w:webHidden/>
          </w:rPr>
          <w:instrText xml:space="preserve"> PAGEREF _Toc243976973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CECBC2B" w14:textId="77777777" w:rsidR="00020FB3" w:rsidRDefault="00CC1FFE">
      <w:pPr>
        <w:pStyle w:val="TM3"/>
        <w:tabs>
          <w:tab w:val="left" w:pos="1100"/>
          <w:tab w:val="right" w:leader="dot" w:pos="9062"/>
        </w:tabs>
        <w:rPr>
          <w:noProof/>
          <w:sz w:val="22"/>
          <w:szCs w:val="22"/>
          <w:lang w:eastAsia="fr-FR" w:bidi="ar-SA"/>
        </w:rPr>
      </w:pPr>
      <w:hyperlink w:anchor="_Toc243976974" w:history="1">
        <w:r w:rsidR="00020FB3" w:rsidRPr="00615D4B">
          <w:rPr>
            <w:rStyle w:val="Lienhypertexte"/>
            <w:noProof/>
          </w:rPr>
          <w:t>7.3.</w:t>
        </w:r>
        <w:r w:rsidR="00020FB3">
          <w:rPr>
            <w:noProof/>
            <w:sz w:val="22"/>
            <w:szCs w:val="22"/>
            <w:lang w:eastAsia="fr-FR" w:bidi="ar-SA"/>
          </w:rPr>
          <w:tab/>
        </w:r>
        <w:r w:rsidR="00020FB3" w:rsidRPr="00615D4B">
          <w:rPr>
            <w:rStyle w:val="Lienhypertexte"/>
            <w:noProof/>
          </w:rPr>
          <w:t>Modes de fonctionnement (optionnel)</w:t>
        </w:r>
        <w:r w:rsidR="00020FB3">
          <w:rPr>
            <w:noProof/>
            <w:webHidden/>
          </w:rPr>
          <w:tab/>
        </w:r>
        <w:r w:rsidR="00E91D46">
          <w:rPr>
            <w:noProof/>
            <w:webHidden/>
          </w:rPr>
          <w:fldChar w:fldCharType="begin"/>
        </w:r>
        <w:r w:rsidR="00020FB3">
          <w:rPr>
            <w:noProof/>
            <w:webHidden/>
          </w:rPr>
          <w:instrText xml:space="preserve"> PAGEREF _Toc243976974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50FBA35F" w14:textId="77777777" w:rsidR="00020FB3" w:rsidRDefault="00CC1FFE">
      <w:pPr>
        <w:pStyle w:val="TM3"/>
        <w:tabs>
          <w:tab w:val="left" w:pos="1100"/>
          <w:tab w:val="right" w:leader="dot" w:pos="9062"/>
        </w:tabs>
        <w:rPr>
          <w:noProof/>
          <w:sz w:val="22"/>
          <w:szCs w:val="22"/>
          <w:lang w:eastAsia="fr-FR" w:bidi="ar-SA"/>
        </w:rPr>
      </w:pPr>
      <w:hyperlink w:anchor="_Toc243976975" w:history="1">
        <w:r w:rsidR="00020FB3" w:rsidRPr="00615D4B">
          <w:rPr>
            <w:rStyle w:val="Lienhypertexte"/>
            <w:noProof/>
          </w:rPr>
          <w:t>7.4.</w:t>
        </w:r>
        <w:r w:rsidR="00020FB3">
          <w:rPr>
            <w:noProof/>
            <w:sz w:val="22"/>
            <w:szCs w:val="22"/>
            <w:lang w:eastAsia="fr-FR" w:bidi="ar-SA"/>
          </w:rPr>
          <w:tab/>
        </w:r>
        <w:r w:rsidR="00020FB3" w:rsidRPr="00615D4B">
          <w:rPr>
            <w:rStyle w:val="Lienhypertexte"/>
            <w:noProof/>
          </w:rPr>
          <w:t>Contrôlabilité</w:t>
        </w:r>
        <w:r w:rsidR="00020FB3">
          <w:rPr>
            <w:noProof/>
            <w:webHidden/>
          </w:rPr>
          <w:tab/>
        </w:r>
        <w:r w:rsidR="00E91D46">
          <w:rPr>
            <w:noProof/>
            <w:webHidden/>
          </w:rPr>
          <w:fldChar w:fldCharType="begin"/>
        </w:r>
        <w:r w:rsidR="00020FB3">
          <w:rPr>
            <w:noProof/>
            <w:webHidden/>
          </w:rPr>
          <w:instrText xml:space="preserve"> PAGEREF _Toc243976975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0B76720" w14:textId="77777777" w:rsidR="00020FB3" w:rsidRDefault="00CC1FFE">
      <w:pPr>
        <w:pStyle w:val="TM3"/>
        <w:tabs>
          <w:tab w:val="left" w:pos="1100"/>
          <w:tab w:val="right" w:leader="dot" w:pos="9062"/>
        </w:tabs>
        <w:rPr>
          <w:noProof/>
          <w:sz w:val="22"/>
          <w:szCs w:val="22"/>
          <w:lang w:eastAsia="fr-FR" w:bidi="ar-SA"/>
        </w:rPr>
      </w:pPr>
      <w:hyperlink w:anchor="_Toc243976976" w:history="1">
        <w:r w:rsidR="00020FB3" w:rsidRPr="00615D4B">
          <w:rPr>
            <w:rStyle w:val="Lienhypertexte"/>
            <w:noProof/>
          </w:rPr>
          <w:t>7.5.</w:t>
        </w:r>
        <w:r w:rsidR="00020FB3">
          <w:rPr>
            <w:noProof/>
            <w:sz w:val="22"/>
            <w:szCs w:val="22"/>
            <w:lang w:eastAsia="fr-FR" w:bidi="ar-SA"/>
          </w:rPr>
          <w:tab/>
        </w:r>
        <w:r w:rsidR="00020FB3" w:rsidRPr="00615D4B">
          <w:rPr>
            <w:rStyle w:val="Lienhypertexte"/>
            <w:noProof/>
          </w:rPr>
          <w:t>Sécurité</w:t>
        </w:r>
        <w:r w:rsidR="00020FB3">
          <w:rPr>
            <w:noProof/>
            <w:webHidden/>
          </w:rPr>
          <w:tab/>
        </w:r>
        <w:r w:rsidR="00E91D46">
          <w:rPr>
            <w:noProof/>
            <w:webHidden/>
          </w:rPr>
          <w:fldChar w:fldCharType="begin"/>
        </w:r>
        <w:r w:rsidR="00020FB3">
          <w:rPr>
            <w:noProof/>
            <w:webHidden/>
          </w:rPr>
          <w:instrText xml:space="preserve"> PAGEREF _Toc243976976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6FC1AE0" w14:textId="77777777" w:rsidR="00020FB3" w:rsidRDefault="00CC1FFE">
      <w:pPr>
        <w:pStyle w:val="TM3"/>
        <w:tabs>
          <w:tab w:val="left" w:pos="1100"/>
          <w:tab w:val="right" w:leader="dot" w:pos="9062"/>
        </w:tabs>
        <w:rPr>
          <w:noProof/>
          <w:sz w:val="22"/>
          <w:szCs w:val="22"/>
          <w:lang w:eastAsia="fr-FR" w:bidi="ar-SA"/>
        </w:rPr>
      </w:pPr>
      <w:hyperlink w:anchor="_Toc243976977" w:history="1">
        <w:r w:rsidR="00020FB3" w:rsidRPr="00615D4B">
          <w:rPr>
            <w:rStyle w:val="Lienhypertexte"/>
            <w:noProof/>
          </w:rPr>
          <w:t>7.6.</w:t>
        </w:r>
        <w:r w:rsidR="00020FB3">
          <w:rPr>
            <w:noProof/>
            <w:sz w:val="22"/>
            <w:szCs w:val="22"/>
            <w:lang w:eastAsia="fr-FR" w:bidi="ar-SA"/>
          </w:rPr>
          <w:tab/>
        </w:r>
        <w:r w:rsidR="00020FB3" w:rsidRPr="00615D4B">
          <w:rPr>
            <w:rStyle w:val="Lienhypertexte"/>
            <w:noProof/>
          </w:rPr>
          <w:t>Intégrité (optionnel)</w:t>
        </w:r>
        <w:r w:rsidR="00020FB3">
          <w:rPr>
            <w:noProof/>
            <w:webHidden/>
          </w:rPr>
          <w:tab/>
        </w:r>
        <w:r w:rsidR="00E91D46">
          <w:rPr>
            <w:noProof/>
            <w:webHidden/>
          </w:rPr>
          <w:fldChar w:fldCharType="begin"/>
        </w:r>
        <w:r w:rsidR="00020FB3">
          <w:rPr>
            <w:noProof/>
            <w:webHidden/>
          </w:rPr>
          <w:instrText xml:space="preserve"> PAGEREF _Toc243976977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40A004ED" w14:textId="77777777" w:rsidR="00020FB3" w:rsidRDefault="00CC1FFE">
      <w:pPr>
        <w:pStyle w:val="TM3"/>
        <w:tabs>
          <w:tab w:val="left" w:pos="1100"/>
          <w:tab w:val="right" w:leader="dot" w:pos="9062"/>
        </w:tabs>
        <w:rPr>
          <w:noProof/>
          <w:sz w:val="22"/>
          <w:szCs w:val="22"/>
          <w:lang w:eastAsia="fr-FR" w:bidi="ar-SA"/>
        </w:rPr>
      </w:pPr>
      <w:hyperlink w:anchor="_Toc243976978" w:history="1">
        <w:r w:rsidR="00020FB3" w:rsidRPr="00615D4B">
          <w:rPr>
            <w:rStyle w:val="Lienhypertexte"/>
            <w:noProof/>
          </w:rPr>
          <w:t>7.7.</w:t>
        </w:r>
        <w:r w:rsidR="00020FB3">
          <w:rPr>
            <w:noProof/>
            <w:sz w:val="22"/>
            <w:szCs w:val="22"/>
            <w:lang w:eastAsia="fr-FR" w:bidi="ar-SA"/>
          </w:rPr>
          <w:tab/>
        </w:r>
        <w:r w:rsidR="00020FB3" w:rsidRPr="00615D4B">
          <w:rPr>
            <w:rStyle w:val="Lienhypertexte"/>
            <w:noProof/>
          </w:rPr>
          <w:t>Conformité aux standards (optionnel)</w:t>
        </w:r>
        <w:r w:rsidR="00020FB3">
          <w:rPr>
            <w:noProof/>
            <w:webHidden/>
          </w:rPr>
          <w:tab/>
        </w:r>
        <w:r w:rsidR="00E91D46">
          <w:rPr>
            <w:noProof/>
            <w:webHidden/>
          </w:rPr>
          <w:fldChar w:fldCharType="begin"/>
        </w:r>
        <w:r w:rsidR="00020FB3">
          <w:rPr>
            <w:noProof/>
            <w:webHidden/>
          </w:rPr>
          <w:instrText xml:space="preserve"> PAGEREF _Toc243976978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55E9D42F" w14:textId="77777777" w:rsidR="00020FB3" w:rsidRDefault="00CC1FFE">
      <w:pPr>
        <w:pStyle w:val="TM3"/>
        <w:tabs>
          <w:tab w:val="left" w:pos="1100"/>
          <w:tab w:val="right" w:leader="dot" w:pos="9062"/>
        </w:tabs>
        <w:rPr>
          <w:noProof/>
          <w:sz w:val="22"/>
          <w:szCs w:val="22"/>
          <w:lang w:eastAsia="fr-FR" w:bidi="ar-SA"/>
        </w:rPr>
      </w:pPr>
      <w:hyperlink w:anchor="_Toc243976979" w:history="1">
        <w:r w:rsidR="00020FB3" w:rsidRPr="00615D4B">
          <w:rPr>
            <w:rStyle w:val="Lienhypertexte"/>
            <w:noProof/>
          </w:rPr>
          <w:t>7.8.</w:t>
        </w:r>
        <w:r w:rsidR="00020FB3">
          <w:rPr>
            <w:noProof/>
            <w:sz w:val="22"/>
            <w:szCs w:val="22"/>
            <w:lang w:eastAsia="fr-FR" w:bidi="ar-SA"/>
          </w:rPr>
          <w:tab/>
        </w:r>
        <w:r w:rsidR="00020FB3" w:rsidRPr="00615D4B">
          <w:rPr>
            <w:rStyle w:val="Lienhypertexte"/>
            <w:noProof/>
          </w:rPr>
          <w:t>Facteurs de Qualité (optionnel)</w:t>
        </w:r>
        <w:r w:rsidR="00020FB3">
          <w:rPr>
            <w:noProof/>
            <w:webHidden/>
          </w:rPr>
          <w:tab/>
        </w:r>
        <w:r w:rsidR="00E91D46">
          <w:rPr>
            <w:noProof/>
            <w:webHidden/>
          </w:rPr>
          <w:fldChar w:fldCharType="begin"/>
        </w:r>
        <w:r w:rsidR="00020FB3">
          <w:rPr>
            <w:noProof/>
            <w:webHidden/>
          </w:rPr>
          <w:instrText xml:space="preserve"> PAGEREF _Toc243976979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067DF1FC" w14:textId="77777777" w:rsidR="00020FB3" w:rsidRDefault="00CC1FFE">
      <w:pPr>
        <w:pStyle w:val="TM1"/>
        <w:tabs>
          <w:tab w:val="right" w:leader="dot" w:pos="9062"/>
        </w:tabs>
        <w:rPr>
          <w:noProof/>
          <w:sz w:val="22"/>
          <w:szCs w:val="22"/>
          <w:lang w:eastAsia="fr-FR" w:bidi="ar-SA"/>
        </w:rPr>
      </w:pPr>
      <w:hyperlink w:anchor="_Toc243976980" w:history="1">
        <w:r w:rsidR="00020FB3" w:rsidRPr="00615D4B">
          <w:rPr>
            <w:rStyle w:val="Lienhypertexte"/>
            <w:noProof/>
          </w:rPr>
          <w:t>Plan de développement</w:t>
        </w:r>
        <w:r w:rsidR="00020FB3">
          <w:rPr>
            <w:noProof/>
            <w:webHidden/>
          </w:rPr>
          <w:tab/>
        </w:r>
        <w:r w:rsidR="00E91D46">
          <w:rPr>
            <w:noProof/>
            <w:webHidden/>
          </w:rPr>
          <w:fldChar w:fldCharType="begin"/>
        </w:r>
        <w:r w:rsidR="00020FB3">
          <w:rPr>
            <w:noProof/>
            <w:webHidden/>
          </w:rPr>
          <w:instrText xml:space="preserve"> PAGEREF _Toc243976980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8B8FB08" w14:textId="77777777" w:rsidR="00020FB3" w:rsidRDefault="00CC1FFE">
      <w:pPr>
        <w:pStyle w:val="TM1"/>
        <w:tabs>
          <w:tab w:val="left" w:pos="400"/>
          <w:tab w:val="right" w:leader="dot" w:pos="9062"/>
        </w:tabs>
        <w:rPr>
          <w:noProof/>
          <w:sz w:val="22"/>
          <w:szCs w:val="22"/>
          <w:lang w:eastAsia="fr-FR" w:bidi="ar-SA"/>
        </w:rPr>
      </w:pPr>
      <w:hyperlink w:anchor="_Toc243976981" w:history="1">
        <w:r w:rsidR="00020FB3" w:rsidRPr="00615D4B">
          <w:rPr>
            <w:rStyle w:val="Lienhypertexte"/>
            <w:noProof/>
          </w:rPr>
          <w:t>8.</w:t>
        </w:r>
        <w:r w:rsidR="00020FB3">
          <w:rPr>
            <w:noProof/>
            <w:sz w:val="22"/>
            <w:szCs w:val="22"/>
            <w:lang w:eastAsia="fr-FR" w:bidi="ar-SA"/>
          </w:rPr>
          <w:tab/>
        </w:r>
        <w:r w:rsidR="00020FB3" w:rsidRPr="00615D4B">
          <w:rPr>
            <w:rStyle w:val="Lienhypertexte"/>
            <w:noProof/>
          </w:rPr>
          <w:t>Découpage du projet en tâches</w:t>
        </w:r>
        <w:r w:rsidR="00020FB3">
          <w:rPr>
            <w:noProof/>
            <w:webHidden/>
          </w:rPr>
          <w:tab/>
        </w:r>
        <w:r w:rsidR="00E91D46">
          <w:rPr>
            <w:noProof/>
            <w:webHidden/>
          </w:rPr>
          <w:fldChar w:fldCharType="begin"/>
        </w:r>
        <w:r w:rsidR="00020FB3">
          <w:rPr>
            <w:noProof/>
            <w:webHidden/>
          </w:rPr>
          <w:instrText xml:space="preserve"> PAGEREF _Toc243976981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B833B5F" w14:textId="77777777" w:rsidR="00020FB3" w:rsidRDefault="00CC1FFE">
      <w:pPr>
        <w:pStyle w:val="TM2"/>
        <w:tabs>
          <w:tab w:val="left" w:pos="880"/>
          <w:tab w:val="right" w:leader="dot" w:pos="9062"/>
        </w:tabs>
        <w:rPr>
          <w:noProof/>
          <w:sz w:val="22"/>
          <w:szCs w:val="22"/>
          <w:lang w:eastAsia="fr-FR" w:bidi="ar-SA"/>
        </w:rPr>
      </w:pPr>
      <w:hyperlink w:anchor="_Toc243976982" w:history="1">
        <w:r w:rsidR="00020FB3" w:rsidRPr="00615D4B">
          <w:rPr>
            <w:rStyle w:val="Lienhypertexte"/>
            <w:noProof/>
          </w:rPr>
          <w:t>8.1.</w:t>
        </w:r>
        <w:r w:rsidR="00020FB3">
          <w:rPr>
            <w:noProof/>
            <w:sz w:val="22"/>
            <w:szCs w:val="22"/>
            <w:lang w:eastAsia="fr-FR" w:bidi="ar-SA"/>
          </w:rPr>
          <w:tab/>
        </w:r>
        <w:r w:rsidR="00020FB3" w:rsidRPr="00615D4B">
          <w:rPr>
            <w:rStyle w:val="Lienhypertexte"/>
            <w:noProof/>
          </w:rPr>
          <w:t>Tâche i</w:t>
        </w:r>
        <w:r w:rsidR="00020FB3">
          <w:rPr>
            <w:noProof/>
            <w:webHidden/>
          </w:rPr>
          <w:tab/>
        </w:r>
        <w:r w:rsidR="00E91D46">
          <w:rPr>
            <w:noProof/>
            <w:webHidden/>
          </w:rPr>
          <w:fldChar w:fldCharType="begin"/>
        </w:r>
        <w:r w:rsidR="00020FB3">
          <w:rPr>
            <w:noProof/>
            <w:webHidden/>
          </w:rPr>
          <w:instrText xml:space="preserve"> PAGEREF _Toc243976982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48980B4" w14:textId="77777777" w:rsidR="00020FB3" w:rsidRDefault="00CC1FFE">
      <w:pPr>
        <w:pStyle w:val="TM3"/>
        <w:tabs>
          <w:tab w:val="left" w:pos="1100"/>
          <w:tab w:val="right" w:leader="dot" w:pos="9062"/>
        </w:tabs>
        <w:rPr>
          <w:noProof/>
          <w:sz w:val="22"/>
          <w:szCs w:val="22"/>
          <w:lang w:eastAsia="fr-FR" w:bidi="ar-SA"/>
        </w:rPr>
      </w:pPr>
      <w:hyperlink w:anchor="_Toc243976983" w:history="1">
        <w:r w:rsidR="00020FB3" w:rsidRPr="00615D4B">
          <w:rPr>
            <w:rStyle w:val="Lienhypertexte"/>
            <w:noProof/>
          </w:rPr>
          <w:t>8.1.1.</w:t>
        </w:r>
        <w:r w:rsidR="00020FB3">
          <w:rPr>
            <w:noProof/>
            <w:sz w:val="22"/>
            <w:szCs w:val="22"/>
            <w:lang w:eastAsia="fr-FR" w:bidi="ar-SA"/>
          </w:rPr>
          <w:tab/>
        </w:r>
        <w:r w:rsidR="00020FB3" w:rsidRPr="00615D4B">
          <w:rPr>
            <w:rStyle w:val="Lienhypertexte"/>
            <w:noProof/>
          </w:rPr>
          <w:t>Description de la tâche</w:t>
        </w:r>
        <w:r w:rsidR="00020FB3">
          <w:rPr>
            <w:noProof/>
            <w:webHidden/>
          </w:rPr>
          <w:tab/>
        </w:r>
        <w:r w:rsidR="00E91D46">
          <w:rPr>
            <w:noProof/>
            <w:webHidden/>
          </w:rPr>
          <w:fldChar w:fldCharType="begin"/>
        </w:r>
        <w:r w:rsidR="00020FB3">
          <w:rPr>
            <w:noProof/>
            <w:webHidden/>
          </w:rPr>
          <w:instrText xml:space="preserve"> PAGEREF _Toc243976983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3A1B6763" w14:textId="77777777" w:rsidR="00020FB3" w:rsidRDefault="00CC1FFE">
      <w:pPr>
        <w:pStyle w:val="TM3"/>
        <w:tabs>
          <w:tab w:val="left" w:pos="1100"/>
          <w:tab w:val="right" w:leader="dot" w:pos="9062"/>
        </w:tabs>
        <w:rPr>
          <w:noProof/>
          <w:sz w:val="22"/>
          <w:szCs w:val="22"/>
          <w:lang w:eastAsia="fr-FR" w:bidi="ar-SA"/>
        </w:rPr>
      </w:pPr>
      <w:hyperlink w:anchor="_Toc243976984" w:history="1">
        <w:r w:rsidR="00020FB3" w:rsidRPr="00615D4B">
          <w:rPr>
            <w:rStyle w:val="Lienhypertexte"/>
            <w:noProof/>
          </w:rPr>
          <w:t>8.1.2.</w:t>
        </w:r>
        <w:r w:rsidR="00020FB3">
          <w:rPr>
            <w:noProof/>
            <w:sz w:val="22"/>
            <w:szCs w:val="22"/>
            <w:lang w:eastAsia="fr-FR" w:bidi="ar-SA"/>
          </w:rPr>
          <w:tab/>
        </w:r>
        <w:r w:rsidR="00020FB3" w:rsidRPr="00615D4B">
          <w:rPr>
            <w:rStyle w:val="Lienhypertexte"/>
            <w:noProof/>
          </w:rPr>
          <w:t>Cycle de vie</w:t>
        </w:r>
        <w:r w:rsidR="00020FB3">
          <w:rPr>
            <w:noProof/>
            <w:webHidden/>
          </w:rPr>
          <w:tab/>
        </w:r>
        <w:r w:rsidR="00E91D46">
          <w:rPr>
            <w:noProof/>
            <w:webHidden/>
          </w:rPr>
          <w:fldChar w:fldCharType="begin"/>
        </w:r>
        <w:r w:rsidR="00020FB3">
          <w:rPr>
            <w:noProof/>
            <w:webHidden/>
          </w:rPr>
          <w:instrText xml:space="preserve"> PAGEREF _Toc243976984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85A0D51" w14:textId="77777777" w:rsidR="00020FB3" w:rsidRDefault="00CC1FFE">
      <w:pPr>
        <w:pStyle w:val="TM3"/>
        <w:tabs>
          <w:tab w:val="left" w:pos="1100"/>
          <w:tab w:val="right" w:leader="dot" w:pos="9062"/>
        </w:tabs>
        <w:rPr>
          <w:noProof/>
          <w:sz w:val="22"/>
          <w:szCs w:val="22"/>
          <w:lang w:eastAsia="fr-FR" w:bidi="ar-SA"/>
        </w:rPr>
      </w:pPr>
      <w:hyperlink w:anchor="_Toc243976985" w:history="1">
        <w:r w:rsidR="00020FB3" w:rsidRPr="00615D4B">
          <w:rPr>
            <w:rStyle w:val="Lienhypertexte"/>
            <w:noProof/>
          </w:rPr>
          <w:t>8.1.3.</w:t>
        </w:r>
        <w:r w:rsidR="00020FB3">
          <w:rPr>
            <w:noProof/>
            <w:sz w:val="22"/>
            <w:szCs w:val="22"/>
            <w:lang w:eastAsia="fr-FR" w:bidi="ar-SA"/>
          </w:rPr>
          <w:tab/>
        </w:r>
        <w:r w:rsidR="00020FB3" w:rsidRPr="00615D4B">
          <w:rPr>
            <w:rStyle w:val="Lienhypertexte"/>
            <w:noProof/>
          </w:rPr>
          <w:t>Livrables</w:t>
        </w:r>
        <w:r w:rsidR="00020FB3">
          <w:rPr>
            <w:noProof/>
            <w:webHidden/>
          </w:rPr>
          <w:tab/>
        </w:r>
        <w:r w:rsidR="00E91D46">
          <w:rPr>
            <w:noProof/>
            <w:webHidden/>
          </w:rPr>
          <w:fldChar w:fldCharType="begin"/>
        </w:r>
        <w:r w:rsidR="00020FB3">
          <w:rPr>
            <w:noProof/>
            <w:webHidden/>
          </w:rPr>
          <w:instrText xml:space="preserve"> PAGEREF _Toc243976985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1BDB9C9" w14:textId="77777777" w:rsidR="00020FB3" w:rsidRDefault="00CC1FFE">
      <w:pPr>
        <w:pStyle w:val="TM3"/>
        <w:tabs>
          <w:tab w:val="left" w:pos="1100"/>
          <w:tab w:val="right" w:leader="dot" w:pos="9062"/>
        </w:tabs>
        <w:rPr>
          <w:noProof/>
          <w:sz w:val="22"/>
          <w:szCs w:val="22"/>
          <w:lang w:eastAsia="fr-FR" w:bidi="ar-SA"/>
        </w:rPr>
      </w:pPr>
      <w:hyperlink w:anchor="_Toc243976986" w:history="1">
        <w:r w:rsidR="00020FB3" w:rsidRPr="00615D4B">
          <w:rPr>
            <w:rStyle w:val="Lienhypertexte"/>
            <w:noProof/>
          </w:rPr>
          <w:t>8.1.4.</w:t>
        </w:r>
        <w:r w:rsidR="00020FB3">
          <w:rPr>
            <w:noProof/>
            <w:sz w:val="22"/>
            <w:szCs w:val="22"/>
            <w:lang w:eastAsia="fr-FR" w:bidi="ar-SA"/>
          </w:rPr>
          <w:tab/>
        </w:r>
        <w:r w:rsidR="00020FB3" w:rsidRPr="00615D4B">
          <w:rPr>
            <w:rStyle w:val="Lienhypertexte"/>
            <w:noProof/>
          </w:rPr>
          <w:t>Estimation de charge</w:t>
        </w:r>
        <w:r w:rsidR="00020FB3">
          <w:rPr>
            <w:noProof/>
            <w:webHidden/>
          </w:rPr>
          <w:tab/>
        </w:r>
        <w:r w:rsidR="00E91D46">
          <w:rPr>
            <w:noProof/>
            <w:webHidden/>
          </w:rPr>
          <w:fldChar w:fldCharType="begin"/>
        </w:r>
        <w:r w:rsidR="00020FB3">
          <w:rPr>
            <w:noProof/>
            <w:webHidden/>
          </w:rPr>
          <w:instrText xml:space="preserve"> PAGEREF _Toc243976986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68D3A4C" w14:textId="77777777" w:rsidR="00020FB3" w:rsidRDefault="00CC1FFE">
      <w:pPr>
        <w:pStyle w:val="TM3"/>
        <w:tabs>
          <w:tab w:val="left" w:pos="1100"/>
          <w:tab w:val="right" w:leader="dot" w:pos="9062"/>
        </w:tabs>
        <w:rPr>
          <w:noProof/>
          <w:sz w:val="22"/>
          <w:szCs w:val="22"/>
          <w:lang w:eastAsia="fr-FR" w:bidi="ar-SA"/>
        </w:rPr>
      </w:pPr>
      <w:hyperlink w:anchor="_Toc243976987" w:history="1">
        <w:r w:rsidR="00020FB3" w:rsidRPr="00615D4B">
          <w:rPr>
            <w:rStyle w:val="Lienhypertexte"/>
            <w:noProof/>
          </w:rPr>
          <w:t>8.1.5.</w:t>
        </w:r>
        <w:r w:rsidR="00020FB3">
          <w:rPr>
            <w:noProof/>
            <w:sz w:val="22"/>
            <w:szCs w:val="22"/>
            <w:lang w:eastAsia="fr-FR" w:bidi="ar-SA"/>
          </w:rPr>
          <w:tab/>
        </w:r>
        <w:r w:rsidR="00020FB3" w:rsidRPr="00615D4B">
          <w:rPr>
            <w:rStyle w:val="Lienhypertexte"/>
            <w:noProof/>
          </w:rPr>
          <w:t>Contraintes temporelles</w:t>
        </w:r>
        <w:r w:rsidR="00020FB3">
          <w:rPr>
            <w:noProof/>
            <w:webHidden/>
          </w:rPr>
          <w:tab/>
        </w:r>
        <w:r w:rsidR="00E91D46">
          <w:rPr>
            <w:noProof/>
            <w:webHidden/>
          </w:rPr>
          <w:fldChar w:fldCharType="begin"/>
        </w:r>
        <w:r w:rsidR="00020FB3">
          <w:rPr>
            <w:noProof/>
            <w:webHidden/>
          </w:rPr>
          <w:instrText xml:space="preserve"> PAGEREF _Toc243976987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13024D21" w14:textId="77777777" w:rsidR="00020FB3" w:rsidRDefault="00CC1FFE">
      <w:pPr>
        <w:pStyle w:val="TM2"/>
        <w:tabs>
          <w:tab w:val="left" w:pos="660"/>
          <w:tab w:val="right" w:leader="dot" w:pos="9062"/>
        </w:tabs>
        <w:rPr>
          <w:noProof/>
          <w:sz w:val="22"/>
          <w:szCs w:val="22"/>
          <w:lang w:eastAsia="fr-FR" w:bidi="ar-SA"/>
        </w:rPr>
      </w:pPr>
      <w:hyperlink w:anchor="_Toc243976988" w:history="1">
        <w:r w:rsidR="00020FB3" w:rsidRPr="00615D4B">
          <w:rPr>
            <w:rStyle w:val="Lienhypertexte"/>
            <w:noProof/>
          </w:rPr>
          <w:t>9.</w:t>
        </w:r>
        <w:r w:rsidR="00020FB3">
          <w:rPr>
            <w:noProof/>
            <w:sz w:val="22"/>
            <w:szCs w:val="22"/>
            <w:lang w:eastAsia="fr-FR" w:bidi="ar-SA"/>
          </w:rPr>
          <w:tab/>
        </w:r>
        <w:r w:rsidR="00020FB3" w:rsidRPr="00615D4B">
          <w:rPr>
            <w:rStyle w:val="Lienhypertexte"/>
            <w:noProof/>
          </w:rPr>
          <w:t>Planning</w:t>
        </w:r>
        <w:r w:rsidR="00020FB3">
          <w:rPr>
            <w:noProof/>
            <w:webHidden/>
          </w:rPr>
          <w:tab/>
        </w:r>
        <w:r w:rsidR="00E91D46">
          <w:rPr>
            <w:noProof/>
            <w:webHidden/>
          </w:rPr>
          <w:fldChar w:fldCharType="begin"/>
        </w:r>
        <w:r w:rsidR="00020FB3">
          <w:rPr>
            <w:noProof/>
            <w:webHidden/>
          </w:rPr>
          <w:instrText xml:space="preserve"> PAGEREF _Toc243976988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A55A475" w14:textId="77777777" w:rsidR="00020FB3" w:rsidRDefault="00CC1FFE">
      <w:pPr>
        <w:pStyle w:val="TM1"/>
        <w:tabs>
          <w:tab w:val="right" w:leader="dot" w:pos="9062"/>
        </w:tabs>
        <w:rPr>
          <w:noProof/>
          <w:sz w:val="22"/>
          <w:szCs w:val="22"/>
          <w:lang w:eastAsia="fr-FR" w:bidi="ar-SA"/>
        </w:rPr>
      </w:pPr>
      <w:hyperlink w:anchor="_Toc243976989" w:history="1">
        <w:r w:rsidR="00020FB3" w:rsidRPr="00615D4B">
          <w:rPr>
            <w:rStyle w:val="Lienhypertexte"/>
            <w:noProof/>
          </w:rPr>
          <w:t>Glossaire</w:t>
        </w:r>
        <w:r w:rsidR="00020FB3">
          <w:rPr>
            <w:noProof/>
            <w:webHidden/>
          </w:rPr>
          <w:tab/>
        </w:r>
        <w:r w:rsidR="00E91D46">
          <w:rPr>
            <w:noProof/>
            <w:webHidden/>
          </w:rPr>
          <w:fldChar w:fldCharType="begin"/>
        </w:r>
        <w:r w:rsidR="00020FB3">
          <w:rPr>
            <w:noProof/>
            <w:webHidden/>
          </w:rPr>
          <w:instrText xml:space="preserve"> PAGEREF _Toc243976989 \h </w:instrText>
        </w:r>
        <w:r w:rsidR="00E91D46">
          <w:rPr>
            <w:noProof/>
            <w:webHidden/>
          </w:rPr>
        </w:r>
        <w:r w:rsidR="00E91D46">
          <w:rPr>
            <w:noProof/>
            <w:webHidden/>
          </w:rPr>
          <w:fldChar w:fldCharType="separate"/>
        </w:r>
        <w:r w:rsidR="00020FB3">
          <w:rPr>
            <w:noProof/>
            <w:webHidden/>
          </w:rPr>
          <w:t>13</w:t>
        </w:r>
        <w:r w:rsidR="00E91D46">
          <w:rPr>
            <w:noProof/>
            <w:webHidden/>
          </w:rPr>
          <w:fldChar w:fldCharType="end"/>
        </w:r>
      </w:hyperlink>
    </w:p>
    <w:p w14:paraId="2293028F" w14:textId="77777777" w:rsidR="00020FB3" w:rsidRDefault="00CC1FFE">
      <w:pPr>
        <w:pStyle w:val="TM1"/>
        <w:tabs>
          <w:tab w:val="right" w:leader="dot" w:pos="9062"/>
        </w:tabs>
        <w:rPr>
          <w:noProof/>
          <w:sz w:val="22"/>
          <w:szCs w:val="22"/>
          <w:lang w:eastAsia="fr-FR" w:bidi="ar-SA"/>
        </w:rPr>
      </w:pPr>
      <w:hyperlink w:anchor="_Toc243976990" w:history="1">
        <w:r w:rsidR="00020FB3" w:rsidRPr="00615D4B">
          <w:rPr>
            <w:rStyle w:val="Lienhypertexte"/>
            <w:noProof/>
          </w:rPr>
          <w:t>Bibliographie</w:t>
        </w:r>
        <w:r w:rsidR="00020FB3">
          <w:rPr>
            <w:noProof/>
            <w:webHidden/>
          </w:rPr>
          <w:tab/>
        </w:r>
        <w:r w:rsidR="00E91D46">
          <w:rPr>
            <w:noProof/>
            <w:webHidden/>
          </w:rPr>
          <w:fldChar w:fldCharType="begin"/>
        </w:r>
        <w:r w:rsidR="00020FB3">
          <w:rPr>
            <w:noProof/>
            <w:webHidden/>
          </w:rPr>
          <w:instrText xml:space="preserve"> PAGEREF _Toc243976990 \h </w:instrText>
        </w:r>
        <w:r w:rsidR="00E91D46">
          <w:rPr>
            <w:noProof/>
            <w:webHidden/>
          </w:rPr>
        </w:r>
        <w:r w:rsidR="00E91D46">
          <w:rPr>
            <w:noProof/>
            <w:webHidden/>
          </w:rPr>
          <w:fldChar w:fldCharType="separate"/>
        </w:r>
        <w:r w:rsidR="00020FB3">
          <w:rPr>
            <w:noProof/>
            <w:webHidden/>
          </w:rPr>
          <w:t>14</w:t>
        </w:r>
        <w:r w:rsidR="00E91D46">
          <w:rPr>
            <w:noProof/>
            <w:webHidden/>
          </w:rPr>
          <w:fldChar w:fldCharType="end"/>
        </w:r>
      </w:hyperlink>
    </w:p>
    <w:p w14:paraId="7CD5EA8F" w14:textId="77777777" w:rsidR="00020FB3" w:rsidRDefault="00CC1FFE">
      <w:pPr>
        <w:pStyle w:val="TM1"/>
        <w:tabs>
          <w:tab w:val="right" w:leader="dot" w:pos="9062"/>
        </w:tabs>
        <w:rPr>
          <w:noProof/>
          <w:sz w:val="22"/>
          <w:szCs w:val="22"/>
          <w:lang w:eastAsia="fr-FR" w:bidi="ar-SA"/>
        </w:rPr>
      </w:pPr>
      <w:hyperlink w:anchor="_Toc243976991" w:history="1">
        <w:r w:rsidR="00020FB3" w:rsidRPr="00615D4B">
          <w:rPr>
            <w:rStyle w:val="Lienhypertexte"/>
            <w:noProof/>
          </w:rPr>
          <w:t>Index</w:t>
        </w:r>
        <w:r w:rsidR="00020FB3">
          <w:rPr>
            <w:noProof/>
            <w:webHidden/>
          </w:rPr>
          <w:tab/>
        </w:r>
        <w:r w:rsidR="00E91D46">
          <w:rPr>
            <w:noProof/>
            <w:webHidden/>
          </w:rPr>
          <w:fldChar w:fldCharType="begin"/>
        </w:r>
        <w:r w:rsidR="00020FB3">
          <w:rPr>
            <w:noProof/>
            <w:webHidden/>
          </w:rPr>
          <w:instrText xml:space="preserve"> PAGEREF _Toc243976991 \h </w:instrText>
        </w:r>
        <w:r w:rsidR="00E91D46">
          <w:rPr>
            <w:noProof/>
            <w:webHidden/>
          </w:rPr>
        </w:r>
        <w:r w:rsidR="00E91D46">
          <w:rPr>
            <w:noProof/>
            <w:webHidden/>
          </w:rPr>
          <w:fldChar w:fldCharType="separate"/>
        </w:r>
        <w:r w:rsidR="00020FB3">
          <w:rPr>
            <w:noProof/>
            <w:webHidden/>
          </w:rPr>
          <w:t>15</w:t>
        </w:r>
        <w:r w:rsidR="00E91D46">
          <w:rPr>
            <w:noProof/>
            <w:webHidden/>
          </w:rPr>
          <w:fldChar w:fldCharType="end"/>
        </w:r>
      </w:hyperlink>
    </w:p>
    <w:p w14:paraId="35945C26" w14:textId="77777777" w:rsidR="006B3C0A" w:rsidRDefault="00E91D46">
      <w:r>
        <w:fldChar w:fldCharType="end"/>
      </w:r>
    </w:p>
    <w:p w14:paraId="179FDC5F" w14:textId="77777777" w:rsidR="00F226C3" w:rsidRDefault="00F226C3">
      <w:pPr>
        <w:rPr>
          <w:rFonts w:ascii="F33" w:hAnsi="F33" w:cs="F33"/>
          <w:sz w:val="29"/>
          <w:szCs w:val="29"/>
        </w:rPr>
      </w:pPr>
    </w:p>
    <w:p w14:paraId="6AD5F5B0" w14:textId="77777777" w:rsidR="00F226C3" w:rsidRDefault="00F226C3">
      <w:pPr>
        <w:rPr>
          <w:rFonts w:ascii="F33" w:hAnsi="F33" w:cs="F33"/>
          <w:sz w:val="29"/>
          <w:szCs w:val="29"/>
        </w:rPr>
      </w:pPr>
    </w:p>
    <w:p w14:paraId="2D3F3E3A" w14:textId="77777777" w:rsidR="00F226C3" w:rsidRDefault="00F226C3">
      <w:pPr>
        <w:spacing w:before="0" w:after="0" w:line="240" w:lineRule="auto"/>
        <w:contextualSpacing w:val="0"/>
        <w:jc w:val="left"/>
        <w:rPr>
          <w:rFonts w:ascii="F33" w:hAnsi="F33" w:cs="F33"/>
          <w:sz w:val="29"/>
          <w:szCs w:val="29"/>
        </w:rPr>
      </w:pPr>
    </w:p>
    <w:p w14:paraId="6E42F017" w14:textId="77777777" w:rsidR="00BA45EF" w:rsidRDefault="00BA45EF">
      <w:pPr>
        <w:spacing w:before="0" w:after="0" w:line="240" w:lineRule="auto"/>
        <w:contextualSpacing w:val="0"/>
        <w:jc w:val="left"/>
        <w:rPr>
          <w:rFonts w:ascii="F33" w:hAnsi="F33" w:cs="F33"/>
          <w:sz w:val="29"/>
          <w:szCs w:val="29"/>
        </w:rPr>
      </w:pP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1D6BBE87" w:rsidR="00194F15" w:rsidRDefault="00194F15" w:rsidP="00194F15">
      <w:pPr>
        <w:pStyle w:val="Titre10"/>
      </w:pPr>
      <w:bookmarkStart w:id="2" w:name="_Toc243976952"/>
      <w:bookmarkStart w:id="3" w:name="_Ref243976999"/>
      <w:r>
        <w:lastRenderedPageBreak/>
        <w:t>Cahier de spécification</w:t>
      </w:r>
      <w:r w:rsidR="00463438">
        <w:t xml:space="preserve"> Systè</w:t>
      </w:r>
      <w:r w:rsidR="00A126DF">
        <w:t>me</w:t>
      </w:r>
      <w:bookmarkEnd w:id="2"/>
      <w:bookmarkEnd w:id="3"/>
    </w:p>
    <w:p w14:paraId="1A2C5F58" w14:textId="4E2E5495" w:rsidR="006A7E35" w:rsidRPr="00382D4D" w:rsidRDefault="006A7E35" w:rsidP="00DB517D">
      <w:pPr>
        <w:pStyle w:val="titre1"/>
        <w:outlineLvl w:val="1"/>
      </w:pPr>
      <w:bookmarkStart w:id="4" w:name="_Toc243976953"/>
      <w:r w:rsidRPr="00382D4D">
        <w:t>Introduction</w:t>
      </w:r>
      <w:bookmarkEnd w:id="4"/>
    </w:p>
    <w:p w14:paraId="3352604D" w14:textId="4106CE58" w:rsidR="006A7E35" w:rsidRDefault="006A7E35" w:rsidP="00382D4D">
      <w:pPr>
        <w:rPr>
          <w:i/>
        </w:rPr>
      </w:pPr>
      <w:r w:rsidRPr="00667411">
        <w:rPr>
          <w:i/>
        </w:rPr>
        <w:t xml:space="preserve">Nature </w:t>
      </w:r>
      <w:r w:rsidR="00A56059" w:rsidRPr="00667411">
        <w:rPr>
          <w:i/>
        </w:rPr>
        <w:t xml:space="preserve">et objectifs </w:t>
      </w:r>
      <w:r w:rsidRPr="00667411">
        <w:rPr>
          <w:i/>
        </w:rPr>
        <w:t>du document, les acteurs mis en jeux</w:t>
      </w:r>
      <w:r w:rsidR="00A56059" w:rsidRPr="00667411">
        <w:rPr>
          <w:i/>
        </w:rPr>
        <w:t xml:space="preserve"> (client, MOA, MOE),</w:t>
      </w:r>
      <w:r w:rsidR="00535295" w:rsidRPr="00667411">
        <w:rPr>
          <w:i/>
        </w:rPr>
        <w:t xml:space="preserve"> les auteurs, relecteurs,</w:t>
      </w:r>
      <w:r w:rsidRPr="00667411">
        <w:rPr>
          <w:i/>
        </w:rPr>
        <w:t>...</w:t>
      </w:r>
    </w:p>
    <w:p w14:paraId="1A8F8116" w14:textId="31A73249" w:rsidR="006E7BCF" w:rsidRDefault="006E7BCF" w:rsidP="00382D4D">
      <w:pPr>
        <w:rPr>
          <w:i/>
        </w:rPr>
      </w:pPr>
    </w:p>
    <w:p w14:paraId="2221A642" w14:textId="5C935536"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06B0FFF0" w:rsidR="0081388B" w:rsidRPr="00667411" w:rsidRDefault="0081388B" w:rsidP="0081388B">
      <w:r>
        <w:t>Depuis de très nombreuses années la SNCF et SECTRONIC collabore</w:t>
      </w:r>
      <w:ins w:id="5" w:author="Franck Teyssier" w:date="2015-10-20T11:01:00Z">
        <w:r w:rsidR="0072655D">
          <w:t>nt</w:t>
        </w:r>
      </w:ins>
      <w:r>
        <w:t xml:space="preserve"> pour mener à bien différents projets. Environ 20% du chiffre d’affaires de SECTRONIC est le fruit de cette relation. Certains projets de la SNCF sont sujets à des appels d’offres, d’autres sont proposés </w:t>
      </w:r>
      <w:r w:rsidR="00CC1FFE">
        <w:t xml:space="preserve">à la suite d’une étude </w:t>
      </w:r>
      <w:r>
        <w:t>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1E1811DA" w:rsidR="006A7E35" w:rsidRPr="00EE4492" w:rsidRDefault="006A7E35" w:rsidP="00DB517D">
      <w:pPr>
        <w:pStyle w:val="titre1"/>
        <w:outlineLvl w:val="1"/>
      </w:pPr>
      <w:bookmarkStart w:id="6" w:name="_Toc243976954"/>
      <w:r w:rsidRPr="00EE4492">
        <w:t>Contexte de la réalisation</w:t>
      </w:r>
      <w:bookmarkEnd w:id="6"/>
    </w:p>
    <w:p w14:paraId="4DA93B59" w14:textId="1AF3B944" w:rsidR="00496BD0" w:rsidRDefault="00496BD0" w:rsidP="00DB517D">
      <w:pPr>
        <w:pStyle w:val="titre2"/>
        <w:outlineLvl w:val="2"/>
      </w:pPr>
      <w:bookmarkStart w:id="7" w:name="_Toc243976955"/>
      <w:r>
        <w:t>Contexte</w:t>
      </w:r>
      <w:bookmarkEnd w:id="7"/>
    </w:p>
    <w:p w14:paraId="70569B46" w14:textId="58F104A2" w:rsidR="00496BD0" w:rsidRDefault="00496BD0" w:rsidP="00496BD0">
      <w:pPr>
        <w:rPr>
          <w:i/>
        </w:rPr>
      </w:pPr>
      <w:r w:rsidRPr="00667411">
        <w:rPr>
          <w:i/>
        </w:rPr>
        <w:t>Définir les enjeux et le contexte général dans lequel s’inscrit le projet (domaine d’application, marché, cible,…)</w:t>
      </w:r>
    </w:p>
    <w:p w14:paraId="3DE1CD58" w14:textId="77777777" w:rsidR="006E7BCF" w:rsidRDefault="006E7BCF" w:rsidP="00496BD0">
      <w:pPr>
        <w:rPr>
          <w:i/>
        </w:rPr>
      </w:pPr>
    </w:p>
    <w:p w14:paraId="2E021B38" w14:textId="4EAAEF09" w:rsidR="0074258D" w:rsidRDefault="0074258D" w:rsidP="0074258D">
      <w:r>
        <w:t xml:space="preserve">La sécurité sur le réseau ferroviaire est une priorité majeure pour la SNCF. En particulier, savoir à tout instant où se trouve un train est un enjeu essentiel. Le réseau de rails français est donc divisé en sections de </w:t>
      </w:r>
      <w:ins w:id="8" w:author="Franck Teyssier" w:date="2015-10-20T11:02:00Z">
        <w:r w:rsidR="0072655D">
          <w:t>~</w:t>
        </w:r>
      </w:ins>
      <w:r>
        <w:t xml:space="preserve">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21DB011F" w14:textId="0EA0FF98" w:rsidR="0074258D" w:rsidRDefault="0072655D" w:rsidP="0074258D">
      <w:r>
        <w:rPr>
          <w:noProof/>
          <w:lang w:eastAsia="fr-FR" w:bidi="ar-SA"/>
        </w:rPr>
        <mc:AlternateContent>
          <mc:Choice Requires="wpg">
            <w:drawing>
              <wp:anchor distT="0" distB="0" distL="114300" distR="114300" simplePos="0" relativeHeight="251673600" behindDoc="0" locked="0" layoutInCell="1" allowOverlap="1" wp14:anchorId="5225C528" wp14:editId="5FE4B841">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9">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E4F6E4D" id="Groupe 3" o:spid="_x0000_s1026" style="position:absolute;margin-left:-4.75pt;margin-top:10.8pt;width:182.5pt;height:270.65pt;z-index:251673600" coordsize="2317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058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uF1TEAAAA2gAAAA8AAABkcnMvZG93bnJldi54bWxEj0FrwkAUhO9C/8PyCt50Yw+SRlcRS6FS&#10;eqi26PGRfcnGZN+G7Jqk/75bKHgcZuYbZr0dbSN66nzlWMFinoAgzp2uuFTwdXqdpSB8QNbYOCYF&#10;P+Rhu3mYrDHTbuBP6o+hFBHCPkMFJoQ2k9Lnhiz6uWuJo1e4zmKIsiul7nCIcNvIpyRZSosVxwWD&#10;Le0N5fXxZhXU/bV+GW6HNP3+eC4Kc+X30+Ws1PRx3K1ABBrDPfzfftMKlvB3Jd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uF1TEAAAA2gAAAA8AAAAAAAAAAAAAAAAA&#10;nwIAAGRycy9kb3ducmV2LnhtbFBLBQYAAAAABAAEAPcAAACQAwAAAAA=&#10;">
                  <v:imagedata r:id="rId22" o:title=""/>
                  <v:path arrowok="t"/>
                </v:shape>
                <v:shape id="Image 1" o:spid="_x0000_s1028" type="#_x0000_t75" style="position:absolute;left:12538;width:10636;height:3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EtHCAAAA2gAAAA8AAABkcnMvZG93bnJldi54bWxEj0+LwjAUxO/CfofwFryIpqvSla5RFkHo&#10;SfDPYY+P5tmWbV5KEtv67Y0geBxm5jfMejuYRnTkfG1ZwdcsAUFcWF1zqeBy3k9XIHxA1thYJgV3&#10;8rDdfIzWmGnb85G6UyhFhLDPUEEVQptJ6YuKDPqZbYmjd7XOYIjSlVI77CPcNHKeJKk0WHNcqLCl&#10;XUXF/+lmFCwx7dt787d0+aHo8sniQP11otT4c/j9ARFoCO/wq51rBd/wvBJvgN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FhLRwgAAANoAAAAPAAAAAAAAAAAAAAAAAJ8C&#10;AABkcnMvZG93bnJldi54bWxQSwUGAAAAAAQABAD3AAAAjgMAAAAA&#10;">
                  <v:imagedata r:id="rId23" o:title="" croptop="668f"/>
                  <v:path arrowok="t"/>
                </v:shape>
                <w10:wrap type="square"/>
              </v:group>
            </w:pict>
          </mc:Fallback>
        </mc:AlternateContent>
      </w:r>
    </w:p>
    <w:p w14:paraId="69C6CA91" w14:textId="77777777" w:rsidR="0074258D" w:rsidRDefault="0074258D" w:rsidP="0074258D"/>
    <w:p w14:paraId="0A560162" w14:textId="180D11A4" w:rsidR="0074258D" w:rsidRDefault="0074258D" w:rsidP="0074258D">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14D8CF5A" w:rsidR="0074258D" w:rsidRDefault="00CC1FFE" w:rsidP="00CC1FFE">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montrées que</w:t>
      </w:r>
      <w:r w:rsidR="0074258D" w:rsidRPr="00DF5711">
        <w:t xml:space="preserve"> </w:t>
      </w:r>
      <w:r w:rsidR="0074258D">
        <w:t xml:space="preserve">le lien entre le rail et une roue est parfois </w:t>
      </w:r>
      <w:r w:rsidR="00E90B8F">
        <w:t xml:space="preserve">erratique  </w:t>
      </w:r>
      <w:r w:rsidR="0074258D">
        <w:t xml:space="preserve">et ne permet pas la détection du train dans le tronçon considéré (couche diélectrique trop épaisse appelée « troisième corps »). Cette défaillance est </w:t>
      </w:r>
      <w:r w:rsidR="00E90B8F">
        <w:t xml:space="preserve">notamment </w:t>
      </w:r>
      <w:r w:rsidR="0074258D">
        <w:t>due</w:t>
      </w:r>
      <w:r w:rsidR="00E90B8F">
        <w:t>, selon des hypothèses,</w:t>
      </w:r>
      <w:r w:rsidR="0074258D">
        <w:t xml:space="preserve"> à la baisse de la circulation </w:t>
      </w:r>
      <w:r w:rsidR="0074258D">
        <w:lastRenderedPageBreak/>
        <w:t>sur le chemin de fer</w:t>
      </w:r>
      <w:r w:rsidR="00E90B8F">
        <w:t xml:space="preserve"> ou au poids des trains de plus en plus faibles</w:t>
      </w:r>
      <w:r w:rsidR="0074258D">
        <w:t xml:space="preserve">. Par conséquent, le rail s’oxyde et cette couche parasite empêche le contact électrique entre la roue du train et le rail. Le système de détection de train sur le canton </w:t>
      </w:r>
      <w:r w:rsidR="00E90B8F">
        <w:t>perd en fiabilité</w:t>
      </w:r>
      <w:r w:rsidR="0074258D">
        <w:t>. Plusieurs pôles de recherche étudient encore ce troisième corps mais l</w:t>
      </w:r>
      <w:r w:rsidR="0074258D" w:rsidRPr="00F81279">
        <w:t xml:space="preserve">es études </w:t>
      </w:r>
      <w:r w:rsidR="0074258D">
        <w:t>ont déjà démontré</w:t>
      </w:r>
      <w:r w:rsidR="0074258D" w:rsidRPr="00F81279">
        <w:t xml:space="preserve"> que, </w:t>
      </w:r>
      <w:r w:rsidR="0074258D">
        <w:t>plus le courant qui le traverse est grand, plus sa résistance diminue.</w:t>
      </w:r>
    </w:p>
    <w:p w14:paraId="239E02A5" w14:textId="20A90422" w:rsidR="0074258D" w:rsidRDefault="0074258D" w:rsidP="00E90B8F">
      <w:r>
        <w:t>Pour contrer le phénomène, la SNCF a donc conçu un système qui supprime cet oxyde parasite des rails de façon électrique. Le tiroir TRBI (Tiroir Boucle Inductive) est</w:t>
      </w:r>
      <w:r w:rsidR="00E90B8F">
        <w:t xml:space="preserve"> </w:t>
      </w:r>
      <w:r>
        <w:t xml:space="preserve">intégré à bord </w:t>
      </w:r>
      <w:r w:rsidR="00E90B8F">
        <w:t xml:space="preserve">de </w:t>
      </w:r>
      <w:r>
        <w:t>TER 73500</w:t>
      </w:r>
      <w:r w:rsidR="00E90B8F">
        <w:t>, Regiolis, AGC, X2100</w:t>
      </w:r>
      <w:r w:rsidR="00CC1FFE">
        <w:t xml:space="preserve"> </w:t>
      </w:r>
      <w:r>
        <w:t>et alimenté par la batterie de bord en +24V</w:t>
      </w:r>
      <w:r w:rsidR="00E90B8F">
        <w:t xml:space="preserve"> ou +72V voire +110V</w:t>
      </w:r>
      <w:r>
        <w:t xml:space="preserve">. </w:t>
      </w:r>
      <w:r>
        <w:rPr>
          <w:sz w:val="24"/>
          <w:szCs w:val="24"/>
        </w:rPr>
        <w:t xml:space="preserve">Il </w:t>
      </w:r>
      <w:r>
        <w:t xml:space="preserve">est </w:t>
      </w:r>
      <w:r w:rsidR="00E90B8F">
        <w:t xml:space="preserve">fabriqué </w:t>
      </w:r>
      <w:r>
        <w:t xml:space="preserve">par SECTRONIC et permet de créer une oscillation dans une boucle composée d’une inductance et d’une capacité située au-dessus des roues, </w:t>
      </w:r>
      <w:r w:rsidR="0072655D">
        <w:t>au-dessous</w:t>
      </w:r>
      <w:r>
        <w:t xml:space="preserve"> d’un des deux bogies</w:t>
      </w:r>
      <w:r w:rsidR="008A6D5A">
        <w:rPr>
          <w:rStyle w:val="Appelnotedebasdep"/>
        </w:rPr>
        <w:footnoteReference w:id="1"/>
      </w:r>
      <w:r>
        <w:t xml:space="preserve"> </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48A18B80">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CC1FFE" w:rsidRPr="00662027" w:rsidRDefault="00CC1FFE"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CC1FFE" w:rsidRPr="00662027" w:rsidRDefault="00CC1FFE"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787190B4">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1D9D452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w:t>
      </w:r>
      <w:r w:rsidR="0072655D">
        <w:t>circule</w:t>
      </w:r>
      <w:r>
        <w:t xml:space="preserve">, le système de détection de train par canton fonctionne et l’objectif est atteint. </w:t>
      </w:r>
    </w:p>
    <w:p w14:paraId="0FA086C3" w14:textId="77777777" w:rsidR="0074258D" w:rsidRDefault="0074258D" w:rsidP="0074258D"/>
    <w:p w14:paraId="1C5E9FB7" w14:textId="25E84624" w:rsidR="0074258D" w:rsidRPr="00CD61C3" w:rsidRDefault="0074258D" w:rsidP="0074258D">
      <w:pPr>
        <w:rPr>
          <w:sz w:val="24"/>
          <w:szCs w:val="24"/>
        </w:rPr>
      </w:pPr>
      <w:r>
        <w:t>Afin que les bogies et le châssis du train soi</w:t>
      </w:r>
      <w:r w:rsidR="0072655D">
        <w:t>en</w:t>
      </w:r>
      <w:r>
        <w:t>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p>
    <w:p w14:paraId="7521DDC9" w14:textId="77777777" w:rsidR="0074258D" w:rsidRDefault="0074258D" w:rsidP="0074258D">
      <w:pPr>
        <w:autoSpaceDE w:val="0"/>
        <w:autoSpaceDN w:val="0"/>
        <w:adjustRightInd w:val="0"/>
        <w:rPr>
          <w:rFonts w:ascii="Times" w:hAnsi="Times" w:cs="Times"/>
          <w:sz w:val="24"/>
          <w:szCs w:val="24"/>
        </w:rPr>
      </w:pPr>
    </w:p>
    <w:p w14:paraId="2F464B9A" w14:textId="73AC04B8" w:rsidR="0074258D" w:rsidRDefault="0074258D" w:rsidP="0074258D">
      <w:r>
        <w:t xml:space="preserve">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w:t>
      </w:r>
      <w:r w:rsidR="008A6D5A">
        <w:t xml:space="preserve">De cette manière, l’oscillation est entretenue. </w:t>
      </w:r>
      <w:r>
        <w:t>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w:lastRenderedPageBreak/>
        <mc:AlternateContent>
          <mc:Choice Requires="wpg">
            <w:drawing>
              <wp:anchor distT="0" distB="0" distL="114300" distR="114300" simplePos="0" relativeHeight="251675648" behindDoc="0" locked="0" layoutInCell="1" allowOverlap="1" wp14:anchorId="2717E6CA" wp14:editId="37C9361D">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CC1FFE" w:rsidRPr="004D14A8" w:rsidRDefault="00CC1FFE"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CC1FFE" w:rsidRPr="004D14A8" w:rsidRDefault="00CC1FFE"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3D2DBF97">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1F1BE185">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6">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Phase-Locked Loop</w:t>
      </w:r>
      <w:r>
        <w:t>).</w:t>
      </w:r>
    </w:p>
    <w:p w14:paraId="6A171065" w14:textId="77777777" w:rsidR="0074258D" w:rsidRDefault="0074258D" w:rsidP="0074258D">
      <w:pPr>
        <w:pStyle w:val="Pardeliste"/>
        <w:numPr>
          <w:ilvl w:val="0"/>
          <w:numId w:val="29"/>
        </w:numPr>
      </w:pPr>
      <w:r>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REX : une carte qui détecte le deshuntage du train, qui enregistre la position gps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458FB362" w14:textId="77777777" w:rsidR="006A7E35" w:rsidRPr="007D5EBC" w:rsidRDefault="006A7E35" w:rsidP="00DB517D">
      <w:pPr>
        <w:pStyle w:val="titre2"/>
        <w:outlineLvl w:val="2"/>
      </w:pPr>
      <w:bookmarkStart w:id="10" w:name="_Toc243976956"/>
      <w:r w:rsidRPr="007D5EBC">
        <w:t>Objectifs</w:t>
      </w:r>
      <w:bookmarkEnd w:id="10"/>
    </w:p>
    <w:p w14:paraId="34E18042" w14:textId="77777777" w:rsidR="006A7E35" w:rsidRDefault="006A7E35" w:rsidP="00382D4D">
      <w:pPr>
        <w:rPr>
          <w:i/>
        </w:rPr>
      </w:pPr>
      <w:r w:rsidRPr="006E7BCF">
        <w:rPr>
          <w:i/>
        </w:rPr>
        <w:t xml:space="preserve">Définir </w:t>
      </w:r>
      <w:r w:rsidR="00330D59" w:rsidRPr="006E7BCF">
        <w:rPr>
          <w:i/>
        </w:rPr>
        <w:t xml:space="preserve">le sujet </w:t>
      </w:r>
      <w:r w:rsidRPr="006E7BCF">
        <w:rPr>
          <w:i/>
        </w:rPr>
        <w:t>en quelques lignes</w:t>
      </w:r>
      <w:r w:rsidR="00330D59" w:rsidRPr="006E7BCF">
        <w:rPr>
          <w:i/>
        </w:rPr>
        <w:t xml:space="preserve"> : </w:t>
      </w:r>
      <w:r w:rsidRPr="006E7BCF">
        <w:rPr>
          <w:i/>
        </w:rPr>
        <w:t>s’il s’agit de faire ou d’améliorer un système... et surtout l</w:t>
      </w:r>
      <w:r w:rsidR="000D35CA" w:rsidRPr="006E7BCF">
        <w:rPr>
          <w:i/>
        </w:rPr>
        <w:t>a nature du système en question</w:t>
      </w:r>
      <w:r w:rsidR="00A126DF" w:rsidRPr="006E7BCF">
        <w:rPr>
          <w:i/>
        </w:rPr>
        <w:t xml:space="preserve"> (est-ce un système d’information, un système dynamique i.e. à contraintes temps réel, un logiciel d’aide à la décision ou d’optimisation, …)</w:t>
      </w:r>
      <w:r w:rsidR="00A542EE" w:rsidRPr="006E7BCF">
        <w:rPr>
          <w:i/>
        </w:rPr>
        <w:t>.</w:t>
      </w:r>
      <w:r w:rsidR="00A126DF" w:rsidRPr="006E7BCF">
        <w:rPr>
          <w:i/>
        </w:rPr>
        <w:t xml:space="preserve"> Expliquer également de quoi</w:t>
      </w:r>
      <w:r w:rsidR="00725511" w:rsidRPr="006E7BCF">
        <w:rPr>
          <w:i/>
        </w:rPr>
        <w:t xml:space="preserve"> doit être</w:t>
      </w:r>
      <w:r w:rsidR="00A126DF" w:rsidRPr="006E7BCF">
        <w:rPr>
          <w:i/>
        </w:rPr>
        <w:t xml:space="preserve"> constitué le système au niveau matériel et logiciel.</w:t>
      </w:r>
    </w:p>
    <w:p w14:paraId="0E57F3D9" w14:textId="77777777" w:rsidR="006E7BCF" w:rsidRDefault="006E7BCF" w:rsidP="00382D4D">
      <w:pPr>
        <w:rPr>
          <w:i/>
        </w:rPr>
      </w:pPr>
    </w:p>
    <w:p w14:paraId="5813BC8F" w14:textId="25D0AEBA"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 xml:space="preserve">d’aider la SNCF à </w:t>
      </w:r>
      <w:r w:rsidR="00284CBF">
        <w:t xml:space="preserve">établir </w:t>
      </w:r>
      <w:r w:rsidR="006E7BCF">
        <w:t>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4F56FD9C" w:rsidR="00F2786D" w:rsidRDefault="00F2786D" w:rsidP="00F2786D">
      <w:pPr>
        <w:pStyle w:val="Pardeliste"/>
        <w:numPr>
          <w:ilvl w:val="0"/>
          <w:numId w:val="29"/>
        </w:numPr>
      </w:pPr>
      <w:r>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w:t>
      </w:r>
      <w:r w:rsidR="008A6D5A">
        <w:t>secondaire</w:t>
      </w:r>
      <w:r w:rsidR="00C262CC">
        <w:t>»</w:t>
      </w:r>
      <w:r>
        <w:t>)</w:t>
      </w:r>
      <w:r w:rsidR="00C262CC">
        <w:t>. Elle peut récupérer la position GPS</w:t>
      </w:r>
      <w:r>
        <w:t xml:space="preserve"> </w:t>
      </w:r>
      <w:r w:rsidR="00C262CC">
        <w:t>et envoyer des données à un serveur.</w:t>
      </w:r>
    </w:p>
    <w:p w14:paraId="2FB5C6CA" w14:textId="3EF606C8" w:rsidR="00C262CC" w:rsidRDefault="00C262CC" w:rsidP="00F2786D">
      <w:pPr>
        <w:pStyle w:val="Pardeliste"/>
        <w:numPr>
          <w:ilvl w:val="0"/>
          <w:numId w:val="29"/>
        </w:numPr>
      </w:pPr>
      <w:r>
        <w:t>Créer un serveur sur lequel les données envoyées par la carte électronique seront stockées et accessibles.</w:t>
      </w:r>
    </w:p>
    <w:p w14:paraId="0EF42A33" w14:textId="77777777" w:rsidR="00F2786D" w:rsidRDefault="00F2786D" w:rsidP="00382D4D"/>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Rogowski, …).</w:t>
      </w:r>
    </w:p>
    <w:p w14:paraId="4B8CE2A5" w14:textId="1796869B"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t xml:space="preserve"> La deuxième partie est la programmation du serveur qui recevra les informations par 3G.</w:t>
      </w:r>
    </w:p>
    <w:p w14:paraId="4A022CA8" w14:textId="77777777" w:rsidR="006A7E35" w:rsidRPr="000F6594" w:rsidRDefault="006A7E35" w:rsidP="00DB517D">
      <w:pPr>
        <w:pStyle w:val="titre2"/>
        <w:outlineLvl w:val="2"/>
      </w:pPr>
      <w:bookmarkStart w:id="11" w:name="_Toc243976957"/>
      <w:r w:rsidRPr="000F6594">
        <w:t>Hypothèses</w:t>
      </w:r>
      <w:r w:rsidR="00330D59">
        <w:t xml:space="preserve"> </w:t>
      </w:r>
      <w:r w:rsidR="00330D59" w:rsidRPr="00330D59">
        <w:rPr>
          <w:b w:val="0"/>
          <w:sz w:val="18"/>
        </w:rPr>
        <w:t>(</w:t>
      </w:r>
      <w:r w:rsidR="00E31B7A">
        <w:rPr>
          <w:b w:val="0"/>
          <w:sz w:val="18"/>
        </w:rPr>
        <w:t>selon les projets</w:t>
      </w:r>
      <w:r w:rsidR="00330D59" w:rsidRPr="00330D59">
        <w:rPr>
          <w:b w:val="0"/>
          <w:sz w:val="18"/>
        </w:rPr>
        <w:t>)</w:t>
      </w:r>
      <w:bookmarkEnd w:id="11"/>
    </w:p>
    <w:p w14:paraId="50780A36" w14:textId="77777777" w:rsidR="006A7E35" w:rsidRPr="006E7BCF" w:rsidRDefault="006A7E35" w:rsidP="00382D4D">
      <w:pPr>
        <w:rPr>
          <w:i/>
        </w:rPr>
      </w:pPr>
      <w:r w:rsidRPr="006E7BCF">
        <w:rPr>
          <w:i/>
        </w:rPr>
        <w:t>Les hypothèses décrivent tous les facteurs susceptibles de remettre en cause tout ou une partie de la réalisation des spécifications ainsi que d’éventuelles solutions de repli.</w:t>
      </w:r>
      <w:r w:rsidR="00DF347C" w:rsidRPr="006E7BCF">
        <w:rPr>
          <w:i/>
        </w:rPr>
        <w:t xml:space="preserve"> Par exemple, « Si au cours du projet il se passe X, on fera Y, sinon on fera Z » ou encore « Si on n’arrive pas à faire X, ou si on ne trouve pas la librairie Y, on  fera Z ». Il faut bien détailler toutes les alternatives qui se posent en début de projet.</w:t>
      </w:r>
    </w:p>
    <w:p w14:paraId="282CAA03" w14:textId="77777777" w:rsidR="007D5EBC" w:rsidRDefault="006A7E35" w:rsidP="00DB517D">
      <w:pPr>
        <w:pStyle w:val="titre2"/>
        <w:outlineLvl w:val="2"/>
      </w:pPr>
      <w:bookmarkStart w:id="12" w:name="_Toc243976958"/>
      <w:r w:rsidRPr="00EE4492">
        <w:t>Bases méthodologiques</w:t>
      </w:r>
      <w:r w:rsidR="00330D59" w:rsidRPr="00330D59">
        <w:rPr>
          <w:b w:val="0"/>
          <w:sz w:val="18"/>
        </w:rPr>
        <w:t xml:space="preserve"> (</w:t>
      </w:r>
      <w:r w:rsidR="00E31B7A">
        <w:rPr>
          <w:b w:val="0"/>
          <w:sz w:val="18"/>
        </w:rPr>
        <w:t>selon les projets</w:t>
      </w:r>
      <w:r w:rsidR="00330D59" w:rsidRPr="00330D59">
        <w:rPr>
          <w:b w:val="0"/>
          <w:sz w:val="18"/>
        </w:rPr>
        <w:t>)</w:t>
      </w:r>
      <w:bookmarkEnd w:id="12"/>
    </w:p>
    <w:p w14:paraId="5482FA3F" w14:textId="77777777" w:rsidR="006A7E35" w:rsidRDefault="006A7E35" w:rsidP="00382D4D">
      <w:pPr>
        <w:rPr>
          <w:i/>
        </w:rPr>
      </w:pPr>
      <w:r w:rsidRPr="006E7BCF">
        <w:rPr>
          <w:i/>
        </w:rPr>
        <w:t>Elles précisent quelles procédures, méthodes, outils, normes, langages, règles de programmation devront être utilisés pour mener à bien le projet.</w:t>
      </w:r>
    </w:p>
    <w:p w14:paraId="2C872EB7" w14:textId="77777777" w:rsidR="00DE7565" w:rsidRDefault="00DE7565" w:rsidP="00382D4D"/>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versionning pour le travail réalisé, etc… Le 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13" w:name="_Toc243976959"/>
      <w:r w:rsidRPr="00EE4492">
        <w:t>Description générale</w:t>
      </w:r>
      <w:bookmarkEnd w:id="13"/>
    </w:p>
    <w:p w14:paraId="5868D1EB" w14:textId="77777777" w:rsidR="006A7E35" w:rsidRPr="00EE4492" w:rsidRDefault="006A7E35" w:rsidP="00DB517D">
      <w:pPr>
        <w:pStyle w:val="titre2"/>
        <w:outlineLvl w:val="2"/>
      </w:pPr>
      <w:bookmarkStart w:id="14" w:name="_Ref242978127"/>
      <w:bookmarkStart w:id="15" w:name="_Toc243976960"/>
      <w:r w:rsidRPr="00EE4492">
        <w:t>Environnement du projet</w:t>
      </w:r>
      <w:bookmarkEnd w:id="14"/>
      <w:bookmarkEnd w:id="15"/>
    </w:p>
    <w:p w14:paraId="4849FE49" w14:textId="4536A476" w:rsidR="0017269C" w:rsidRPr="00DF5711" w:rsidRDefault="006A7E35" w:rsidP="00382D4D">
      <w:pPr>
        <w:rPr>
          <w:i/>
        </w:rPr>
      </w:pPr>
      <w:r w:rsidRPr="00DF5711">
        <w:rPr>
          <w:i/>
        </w:rPr>
        <w:t>Ce paragraphe situe le projet par rapport à l’environnement dont il dépend et pa</w:t>
      </w:r>
      <w:r w:rsidR="00A56059" w:rsidRPr="00DF5711">
        <w:rPr>
          <w:i/>
        </w:rPr>
        <w:t>r rapport à d’éventuels projets</w:t>
      </w:r>
      <w:r w:rsidR="006F5023" w:rsidRPr="00DF5711">
        <w:rPr>
          <w:i/>
        </w:rPr>
        <w:t xml:space="preserve"> </w:t>
      </w:r>
      <w:r w:rsidRPr="00DF5711">
        <w:rPr>
          <w:i/>
        </w:rPr>
        <w:t xml:space="preserve">parallèles. </w:t>
      </w:r>
      <w:r w:rsidR="00496BD0" w:rsidRPr="00DF5711">
        <w:rPr>
          <w:i/>
        </w:rPr>
        <w:t>On définira notamment l’environnement logiciel et matériel associé</w:t>
      </w:r>
      <w:r w:rsidR="00F2786D">
        <w:rPr>
          <w:i/>
        </w:rPr>
        <w:tab/>
      </w:r>
      <w:r w:rsidR="00496BD0" w:rsidRPr="00DF5711">
        <w:rPr>
          <w:i/>
        </w:rPr>
        <w:t xml:space="preserve"> au projet </w:t>
      </w:r>
      <w:r w:rsidR="00FA07D8" w:rsidRPr="00DF5711">
        <w:rPr>
          <w:i/>
        </w:rPr>
        <w:t xml:space="preserve">ainsi que </w:t>
      </w:r>
      <w:r w:rsidR="0017269C" w:rsidRPr="00DF5711">
        <w:rPr>
          <w:i/>
        </w:rPr>
        <w:t>la façon dont celui-ci s</w:t>
      </w:r>
      <w:r w:rsidR="00FA07D8" w:rsidRPr="00DF5711">
        <w:rPr>
          <w:i/>
        </w:rPr>
        <w:t xml:space="preserve">’inscrit par rapport à l’existant. </w:t>
      </w:r>
    </w:p>
    <w:p w14:paraId="59AD0F29" w14:textId="77777777" w:rsidR="007D5EBC" w:rsidRDefault="0017269C" w:rsidP="00382D4D">
      <w:pPr>
        <w:rPr>
          <w:i/>
        </w:rPr>
      </w:pPr>
      <w:r w:rsidRPr="00DF5711">
        <w:rPr>
          <w:i/>
        </w:rPr>
        <w:lastRenderedPageBreak/>
        <w:t xml:space="preserve">L’intégration du projet dans son environnement et </w:t>
      </w:r>
      <w:r w:rsidR="00A542EE" w:rsidRPr="00DF5711">
        <w:rPr>
          <w:b/>
          <w:i/>
        </w:rPr>
        <w:t>dans</w:t>
      </w:r>
      <w:r w:rsidRPr="00DF5711">
        <w:rPr>
          <w:b/>
          <w:i/>
        </w:rPr>
        <w:t xml:space="preserve"> l’existant</w:t>
      </w:r>
      <w:r w:rsidRPr="00DF5711">
        <w:rPr>
          <w:i/>
        </w:rPr>
        <w:t xml:space="preserve"> ainsi</w:t>
      </w:r>
      <w:r w:rsidR="00A542EE" w:rsidRPr="00DF5711">
        <w:rPr>
          <w:i/>
        </w:rPr>
        <w:t xml:space="preserve"> que les interactions entre ces éléments peuvent être visualisées</w:t>
      </w:r>
      <w:r w:rsidR="006A7E35" w:rsidRPr="00DF5711">
        <w:rPr>
          <w:i/>
        </w:rPr>
        <w:t xml:space="preserve"> en utilisant </w:t>
      </w:r>
      <w:r w:rsidR="00442E4F" w:rsidRPr="00DF5711">
        <w:rPr>
          <w:i/>
        </w:rPr>
        <w:t>« un schéma d’intégration »</w:t>
      </w:r>
      <w:r w:rsidR="00A542EE" w:rsidRPr="00DF5711">
        <w:rPr>
          <w:i/>
        </w:rPr>
        <w:t xml:space="preserve"> ou </w:t>
      </w:r>
      <w:r w:rsidR="006A7E35" w:rsidRPr="00DF5711">
        <w:rPr>
          <w:i/>
        </w:rPr>
        <w:t xml:space="preserve">le formalisme d’une méthode d’analyse telle que </w:t>
      </w:r>
      <w:r w:rsidR="00417558" w:rsidRPr="00DF5711">
        <w:rPr>
          <w:i/>
        </w:rPr>
        <w:t>celle</w:t>
      </w:r>
      <w:r w:rsidR="006E4337" w:rsidRPr="00DF5711">
        <w:rPr>
          <w:i/>
        </w:rPr>
        <w:t>s</w:t>
      </w:r>
      <w:r w:rsidR="00417558" w:rsidRPr="00DF5711">
        <w:rPr>
          <w:i/>
        </w:rPr>
        <w:t xml:space="preserve"> présentée</w:t>
      </w:r>
      <w:r w:rsidR="006E4337" w:rsidRPr="00DF5711">
        <w:rPr>
          <w:i/>
        </w:rPr>
        <w:t>s</w:t>
      </w:r>
      <w:r w:rsidR="00417558" w:rsidRPr="00DF5711">
        <w:rPr>
          <w:i/>
        </w:rPr>
        <w:t xml:space="preserve"> dans le cours de Génie Logiciel</w:t>
      </w:r>
      <w:r w:rsidR="006A7E35" w:rsidRPr="00DF5711">
        <w:rPr>
          <w:i/>
        </w:rPr>
        <w:t>.</w:t>
      </w:r>
    </w:p>
    <w:p w14:paraId="5F2B6D29" w14:textId="77777777" w:rsidR="00DF5711" w:rsidRDefault="00DF5711" w:rsidP="00382D4D"/>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Altium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0BA760BE">
            <wp:simplePos x="0" y="0"/>
            <wp:positionH relativeFrom="column">
              <wp:posOffset>65405</wp:posOffset>
            </wp:positionH>
            <wp:positionV relativeFrom="paragraph">
              <wp:posOffset>20955</wp:posOffset>
            </wp:positionV>
            <wp:extent cx="1715135" cy="2248535"/>
            <wp:effectExtent l="0" t="0" r="12065" b="12065"/>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14FC3CA5" w14:textId="1185205F" w:rsidR="00992E8D" w:rsidRDefault="00992E8D" w:rsidP="00992E8D">
      <w:r>
        <w:t xml:space="preserve">Sur la photo ci-contre, on remarque la sonde directement intégrée au PCB. Cette sonde est conçue pour mesurer des </w:t>
      </w:r>
      <w:r w:rsidR="00284CBF">
        <w:t>courants</w:t>
      </w:r>
      <w:r>
        <w:t xml:space="preserve"> qui </w:t>
      </w:r>
      <w:r w:rsidR="00284CBF">
        <w:t>circuleraient</w:t>
      </w:r>
      <w:r>
        <w:t xml:space="preserve"> à l’intérieur du cercle évidé. Bien évidemment, il ne faut pas qu’il y ait de contact électrique entre ces éléments. Avec ce système, on peut par exemple savoir le courant circulant dans un câble électrique.</w:t>
      </w:r>
    </w:p>
    <w:p w14:paraId="590168DE" w14:textId="77777777" w:rsidR="00992E8D" w:rsidRDefault="00992E8D" w:rsidP="00992E8D"/>
    <w:p w14:paraId="71C236CE" w14:textId="77777777" w:rsidR="00992E8D" w:rsidRDefault="00992E8D" w:rsidP="00992E8D"/>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2E8638FF" w14:textId="0A36FDC8" w:rsidR="00992E8D" w:rsidRDefault="00992E8D" w:rsidP="00992E8D">
      <w:pPr>
        <w:rPr>
          <w:color w:val="FF0000"/>
        </w:rPr>
      </w:pPr>
    </w:p>
    <w:p w14:paraId="1E29800C" w14:textId="57E33FBB" w:rsidR="00992E8D" w:rsidRDefault="00992E8D" w:rsidP="00992E8D">
      <w:pPr>
        <w:rPr>
          <w:color w:val="FF0000"/>
        </w:rPr>
      </w:pPr>
      <w:r w:rsidRPr="00FE04BC">
        <w:rPr>
          <w:color w:val="FF0000"/>
        </w:rPr>
        <w:t>IMAGE DE LA FERRITE</w:t>
      </w:r>
    </w:p>
    <w:p w14:paraId="7664E11F" w14:textId="02D84D6F" w:rsidR="002936FE" w:rsidRPr="002936FE" w:rsidRDefault="002936FE" w:rsidP="00992E8D">
      <w:pPr>
        <w:rPr>
          <w:color w:val="000000" w:themeColor="text1"/>
        </w:rPr>
      </w:pP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drawing>
          <wp:anchor distT="0" distB="0" distL="114300" distR="114300" simplePos="0" relativeHeight="251678720" behindDoc="0" locked="0" layoutInCell="1" allowOverlap="1" wp14:anchorId="758DD07C" wp14:editId="2F37200F">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3B379D2D" w:rsidR="00992E8D" w:rsidRDefault="00D34FDA" w:rsidP="00992E8D">
      <w:r>
        <w:t xml:space="preserve">Sur l’image </w:t>
      </w:r>
      <w:r w:rsidR="00284CBF">
        <w:t>ci-contre</w:t>
      </w:r>
      <w:r>
        <w:t xml:space="preserv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
        <w:outlineLvl w:val="2"/>
      </w:pPr>
      <w:bookmarkStart w:id="16" w:name="_Ref242978159"/>
      <w:bookmarkStart w:id="17" w:name="_Toc243976961"/>
      <w:r w:rsidRPr="00EE4492">
        <w:t>Caractéristiques des utilisateurs</w:t>
      </w:r>
      <w:bookmarkEnd w:id="16"/>
      <w:bookmarkEnd w:id="17"/>
    </w:p>
    <w:p w14:paraId="1F4CBFDD" w14:textId="171F7F35" w:rsidR="006A7E35" w:rsidRPr="003B1D21" w:rsidRDefault="006A7E35" w:rsidP="00382D4D">
      <w:pPr>
        <w:rPr>
          <w:i/>
        </w:rPr>
      </w:pPr>
      <w:r w:rsidRPr="003B1D21">
        <w:rPr>
          <w:i/>
        </w:rPr>
        <w:t>Identifier les différents types d’utilisateurs du système. Pour chacun on devra préciser les caractéristiques qui affect</w:t>
      </w:r>
      <w:r w:rsidR="00AC55DD" w:rsidRPr="003B1D21">
        <w:rPr>
          <w:i/>
        </w:rPr>
        <w:t>eront</w:t>
      </w:r>
      <w:r w:rsidRPr="003B1D21">
        <w:rPr>
          <w:i/>
        </w:rPr>
        <w:t xml:space="preserve"> l’« interface utilisateur » (menus, commandes textuelles, ...) :</w:t>
      </w:r>
    </w:p>
    <w:p w14:paraId="5E693881" w14:textId="5CD51115" w:rsidR="006A7E35" w:rsidRPr="003B1D21" w:rsidRDefault="006A7E35" w:rsidP="00AC55DD">
      <w:pPr>
        <w:numPr>
          <w:ilvl w:val="0"/>
          <w:numId w:val="14"/>
        </w:numPr>
        <w:rPr>
          <w:i/>
        </w:rPr>
      </w:pPr>
      <w:r w:rsidRPr="003B1D21">
        <w:rPr>
          <w:i/>
        </w:rPr>
        <w:lastRenderedPageBreak/>
        <w:t>connaissance ou non de l’informatiqu</w:t>
      </w:r>
      <w:r w:rsidR="00AC55DD" w:rsidRPr="003B1D21">
        <w:rPr>
          <w:i/>
        </w:rPr>
        <w:t>e ;</w:t>
      </w:r>
    </w:p>
    <w:p w14:paraId="05A9A80D" w14:textId="333940E2" w:rsidR="006A7E35" w:rsidRPr="003B1D21" w:rsidRDefault="00AC55DD" w:rsidP="00AC55DD">
      <w:pPr>
        <w:numPr>
          <w:ilvl w:val="0"/>
          <w:numId w:val="14"/>
        </w:numPr>
        <w:rPr>
          <w:i/>
        </w:rPr>
      </w:pPr>
      <w:r w:rsidRPr="003B1D21">
        <w:rPr>
          <w:i/>
        </w:rPr>
        <w:t>expérience de l’application ;</w:t>
      </w:r>
    </w:p>
    <w:p w14:paraId="58A09F83" w14:textId="2DDC696A" w:rsidR="006A7E35" w:rsidRPr="003B1D21" w:rsidRDefault="006A7E35" w:rsidP="00AC55DD">
      <w:pPr>
        <w:numPr>
          <w:ilvl w:val="0"/>
          <w:numId w:val="14"/>
        </w:numPr>
        <w:rPr>
          <w:i/>
        </w:rPr>
      </w:pPr>
      <w:r w:rsidRPr="003B1D21">
        <w:rPr>
          <w:i/>
        </w:rPr>
        <w:t>utilisateu</w:t>
      </w:r>
      <w:r w:rsidR="00AC55DD" w:rsidRPr="003B1D21">
        <w:rPr>
          <w:i/>
        </w:rPr>
        <w:t>rs réguliers et/ou occasionnels ;</w:t>
      </w:r>
    </w:p>
    <w:p w14:paraId="2514458D" w14:textId="1F319A98" w:rsidR="006A7E35" w:rsidRDefault="006A7E35" w:rsidP="00AC55DD">
      <w:pPr>
        <w:numPr>
          <w:ilvl w:val="0"/>
          <w:numId w:val="14"/>
        </w:numPr>
        <w:rPr>
          <w:i/>
        </w:rPr>
      </w:pPr>
      <w:r w:rsidRPr="003B1D21">
        <w:rPr>
          <w:i/>
        </w:rPr>
        <w:t>droits d’accès utilisateurs.</w:t>
      </w:r>
    </w:p>
    <w:p w14:paraId="75797AEE" w14:textId="77777777" w:rsidR="003B1D21" w:rsidRDefault="003B1D21" w:rsidP="003B1D21">
      <w:pPr>
        <w:rPr>
          <w:i/>
        </w:rPr>
      </w:pPr>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5F9597D2" w:rsidR="003B1D21" w:rsidRDefault="004336B4" w:rsidP="003B1D21">
      <w:pPr>
        <w:pStyle w:val="Pardeliste"/>
        <w:numPr>
          <w:ilvl w:val="0"/>
          <w:numId w:val="29"/>
        </w:numPr>
      </w:pPr>
      <w:r>
        <w:t xml:space="preserve">Technicien de la sncf </w:t>
      </w:r>
      <w:r w:rsidR="003B1D21">
        <w:t xml:space="preserve">: c’est celui qui va installer le système sur le train. Plus le système sera facile à installer, moins les problèmes </w:t>
      </w:r>
      <w:r w:rsidR="00284CBF">
        <w:t>apparaîtront</w:t>
      </w:r>
      <w:r w:rsidR="003B1D21">
        <w:t>.</w:t>
      </w:r>
    </w:p>
    <w:p w14:paraId="0EB88B30" w14:textId="61A7BB04" w:rsidR="003B1D21" w:rsidRPr="003B1D21" w:rsidRDefault="003B1D21" w:rsidP="003B1D21">
      <w:pPr>
        <w:pStyle w:val="Pardeliste"/>
        <w:numPr>
          <w:ilvl w:val="0"/>
          <w:numId w:val="29"/>
        </w:numPr>
      </w:pPr>
      <w:r>
        <w:t xml:space="preserve">Informaticien de la sncf : c’est celui qui va exploiter les données du serveur. </w:t>
      </w:r>
    </w:p>
    <w:p w14:paraId="15BCE75A" w14:textId="77777777" w:rsidR="00AC55DD" w:rsidRPr="007D5EBC" w:rsidRDefault="00AC55DD" w:rsidP="00DB517D">
      <w:pPr>
        <w:pStyle w:val="titre2"/>
        <w:outlineLvl w:val="2"/>
      </w:pPr>
      <w:bookmarkStart w:id="18" w:name="_Ref242978105"/>
      <w:bookmarkStart w:id="19" w:name="_Toc243976962"/>
      <w:r w:rsidRPr="007D5EBC">
        <w:t>Fonction</w:t>
      </w:r>
      <w:r w:rsidR="00EB172E">
        <w:t>nalité</w:t>
      </w:r>
      <w:r w:rsidRPr="007D5EBC">
        <w:t xml:space="preserve">s </w:t>
      </w:r>
      <w:r w:rsidR="00EB172E">
        <w:t xml:space="preserve">et structure </w:t>
      </w:r>
      <w:r w:rsidRPr="007D5EBC">
        <w:t>générale du système</w:t>
      </w:r>
      <w:bookmarkEnd w:id="18"/>
      <w:bookmarkEnd w:id="19"/>
    </w:p>
    <w:p w14:paraId="0B0412DC" w14:textId="7BB8696B" w:rsidR="00AC55DD" w:rsidRPr="003B1D21" w:rsidRDefault="00AC55DD" w:rsidP="00AC55DD">
      <w:pPr>
        <w:rPr>
          <w:i/>
        </w:rPr>
      </w:pPr>
      <w:r w:rsidRPr="003B1D21">
        <w:rPr>
          <w:i/>
        </w:rPr>
        <w:t xml:space="preserve">Décrire les fonctions utilisateurs du système et les principaux objets </w:t>
      </w:r>
      <w:r w:rsidR="000640ED" w:rsidRPr="003B1D21">
        <w:rPr>
          <w:i/>
        </w:rPr>
        <w:t>qui constituent</w:t>
      </w:r>
      <w:r w:rsidRPr="003B1D21">
        <w:rPr>
          <w:i/>
        </w:rPr>
        <w:t xml:space="preserve"> le système. Ceci peut être fait au travers d’un ou plusieurs diagrammes de cas d’utilisation généraux par type d’utilisateur</w:t>
      </w:r>
      <w:r w:rsidR="00EB5E7F" w:rsidRPr="003B1D21">
        <w:rPr>
          <w:i/>
        </w:rPr>
        <w:t xml:space="preserve">, ainsi que par un diagramme statique (« objet » au sens large) qui est le pendant de la partie </w:t>
      </w:r>
      <w:r w:rsidR="00E91D46" w:rsidRPr="003B1D21">
        <w:rPr>
          <w:i/>
        </w:rPr>
        <w:fldChar w:fldCharType="begin"/>
      </w:r>
      <w:r w:rsidR="00EB5E7F" w:rsidRPr="003B1D21">
        <w:rPr>
          <w:i/>
        </w:rPr>
        <w:instrText xml:space="preserve"> REF _Ref242978127 \r \h </w:instrText>
      </w:r>
      <w:r w:rsidR="003B1D21">
        <w:rPr>
          <w:i/>
        </w:rPr>
        <w:instrText xml:space="preserve"> \* MERGEFORMAT </w:instrText>
      </w:r>
      <w:r w:rsidR="00E91D46" w:rsidRPr="003B1D21">
        <w:rPr>
          <w:i/>
        </w:rPr>
      </w:r>
      <w:r w:rsidR="00E91D46" w:rsidRPr="003B1D21">
        <w:rPr>
          <w:i/>
        </w:rPr>
        <w:fldChar w:fldCharType="separate"/>
      </w:r>
      <w:r w:rsidR="00EB5E7F" w:rsidRPr="003B1D21">
        <w:rPr>
          <w:i/>
        </w:rPr>
        <w:t>3.1</w:t>
      </w:r>
      <w:r w:rsidR="00E91D46" w:rsidRPr="003B1D21">
        <w:rPr>
          <w:i/>
        </w:rPr>
        <w:fldChar w:fldCharType="end"/>
      </w:r>
      <w:r w:rsidR="00EB5E7F" w:rsidRPr="003B1D21">
        <w:rPr>
          <w:i/>
        </w:rPr>
        <w:t xml:space="preserve"> (externe/interne).</w:t>
      </w:r>
    </w:p>
    <w:p w14:paraId="36542703" w14:textId="3B20FA98" w:rsidR="000640ED" w:rsidRDefault="000640ED" w:rsidP="00AC55DD">
      <w:pPr>
        <w:rPr>
          <w:i/>
        </w:rPr>
      </w:pPr>
      <w:r w:rsidRPr="003B1D21">
        <w:rPr>
          <w:i/>
        </w:rPr>
        <w:t xml:space="preserve">RQ : ces points seront détaillés par la suite (cf. parties </w:t>
      </w:r>
      <w:r w:rsidR="00E91D46" w:rsidRPr="003B1D21">
        <w:rPr>
          <w:i/>
        </w:rPr>
        <w:fldChar w:fldCharType="begin"/>
      </w:r>
      <w:r w:rsidRPr="003B1D21">
        <w:rPr>
          <w:i/>
        </w:rPr>
        <w:instrText xml:space="preserve"> REF _Ref242979424 \r \h </w:instrText>
      </w:r>
      <w:r w:rsidR="003B1D21">
        <w:rPr>
          <w:i/>
        </w:rPr>
        <w:instrText xml:space="preserve"> \* MERGEFORMAT </w:instrText>
      </w:r>
      <w:r w:rsidR="00E91D46" w:rsidRPr="003B1D21">
        <w:rPr>
          <w:i/>
        </w:rPr>
      </w:r>
      <w:r w:rsidR="00E91D46" w:rsidRPr="003B1D21">
        <w:rPr>
          <w:i/>
        </w:rPr>
        <w:fldChar w:fldCharType="separate"/>
      </w:r>
      <w:r w:rsidRPr="003B1D21">
        <w:rPr>
          <w:i/>
        </w:rPr>
        <w:t>5</w:t>
      </w:r>
      <w:r w:rsidR="00E91D46" w:rsidRPr="003B1D21">
        <w:rPr>
          <w:i/>
        </w:rPr>
        <w:fldChar w:fldCharType="end"/>
      </w:r>
      <w:r w:rsidRPr="003B1D21">
        <w:rPr>
          <w:i/>
        </w:rPr>
        <w:t xml:space="preserve"> et </w:t>
      </w:r>
      <w:r w:rsidR="00E91D46" w:rsidRPr="003B1D21">
        <w:rPr>
          <w:i/>
        </w:rPr>
        <w:fldChar w:fldCharType="begin"/>
      </w:r>
      <w:r w:rsidRPr="003B1D21">
        <w:rPr>
          <w:i/>
        </w:rPr>
        <w:instrText xml:space="preserve"> REF _Ref242979429 \r \h </w:instrText>
      </w:r>
      <w:r w:rsidR="003B1D21">
        <w:rPr>
          <w:i/>
        </w:rPr>
        <w:instrText xml:space="preserve"> \* MERGEFORMAT </w:instrText>
      </w:r>
      <w:r w:rsidR="00E91D46" w:rsidRPr="003B1D21">
        <w:rPr>
          <w:i/>
        </w:rPr>
      </w:r>
      <w:r w:rsidR="00E91D46" w:rsidRPr="003B1D21">
        <w:rPr>
          <w:i/>
        </w:rPr>
        <w:fldChar w:fldCharType="separate"/>
      </w:r>
      <w:r w:rsidRPr="003B1D21">
        <w:rPr>
          <w:i/>
        </w:rPr>
        <w:t>6</w:t>
      </w:r>
      <w:r w:rsidR="00E91D46" w:rsidRPr="003B1D21">
        <w:rPr>
          <w:i/>
        </w:rPr>
        <w:fldChar w:fldCharType="end"/>
      </w:r>
      <w:r w:rsidRPr="003B1D21">
        <w:rPr>
          <w:i/>
        </w:rPr>
        <w:t>)</w:t>
      </w:r>
    </w:p>
    <w:p w14:paraId="0FAC7213" w14:textId="77777777" w:rsidR="003B1D21" w:rsidRDefault="003B1D21" w:rsidP="00AC55DD">
      <w:pPr>
        <w:rPr>
          <w:i/>
        </w:rPr>
      </w:pPr>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3FF0C8CF" w:rsidR="004F05B0" w:rsidRDefault="00F45B8D" w:rsidP="00992E8D">
      <w:r>
        <w:rPr>
          <w:noProof/>
          <w:lang w:eastAsia="fr-FR" w:bidi="ar-SA"/>
        </w:rPr>
        <w:drawing>
          <wp:inline distT="0" distB="0" distL="0" distR="0" wp14:anchorId="13547AE7" wp14:editId="6F46EDF2">
            <wp:extent cx="5760720" cy="19589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iement - interne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58975"/>
                    </a:xfrm>
                    <a:prstGeom prst="rect">
                      <a:avLst/>
                    </a:prstGeom>
                  </pic:spPr>
                </pic:pic>
              </a:graphicData>
            </a:graphic>
          </wp:inline>
        </w:drawing>
      </w:r>
    </w:p>
    <w:p w14:paraId="100254BC" w14:textId="54557C12" w:rsidR="004336B4" w:rsidRDefault="00725310" w:rsidP="004336B4">
      <w:r>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292106BF" w:rsidR="00B06A3B" w:rsidRDefault="00D34FDA" w:rsidP="00725310">
      <w:pPr>
        <w:pStyle w:val="Pardeliste"/>
        <w:numPr>
          <w:ilvl w:val="0"/>
          <w:numId w:val="29"/>
        </w:numPr>
      </w:pPr>
      <w:r>
        <w:t>Mesure c</w:t>
      </w:r>
      <w:r w:rsidR="00B06A3B">
        <w:t xml:space="preserve">ourant </w:t>
      </w:r>
      <w:r w:rsidR="00F45B8D">
        <w:t>boucle secondaire</w:t>
      </w:r>
      <w:r w:rsidR="00B06A3B">
        <w:t xml:space="preserve">: </w:t>
      </w:r>
      <w:r>
        <w:t xml:space="preserve">Courant </w:t>
      </w:r>
      <w:r w:rsidR="00B06A3B">
        <w:t>qui circule dans les tresses de masses du train. Si ce courant dépasse un certain seuil, on sait que le contact roue/rail n’est pas assuré.</w:t>
      </w:r>
    </w:p>
    <w:p w14:paraId="648805EC" w14:textId="3F5BA44A" w:rsidR="007C08FA" w:rsidRDefault="00D34FDA" w:rsidP="007C08FA">
      <w:pPr>
        <w:pStyle w:val="Pardeliste"/>
        <w:numPr>
          <w:ilvl w:val="0"/>
          <w:numId w:val="29"/>
        </w:numPr>
      </w:pPr>
      <w:r>
        <w:t>Conditionnement</w:t>
      </w:r>
      <w:r w:rsidR="00B06A3B">
        <w:t xml:space="preserve"> courant primaire : </w:t>
      </w:r>
      <w:r>
        <w:t>Mise en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r>
        <w:t>Mise en forme du signal du courant pour que ce dernier soit exploitable par le microcontrôleur.</w:t>
      </w:r>
    </w:p>
    <w:p w14:paraId="56CD131E" w14:textId="05BD8D3F" w:rsidR="00B205C6" w:rsidRDefault="00B205C6" w:rsidP="0072655D">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
        <w:outlineLvl w:val="2"/>
      </w:pPr>
      <w:bookmarkStart w:id="20" w:name="_Toc243976963"/>
      <w:r w:rsidRPr="007D5EBC">
        <w:lastRenderedPageBreak/>
        <w:t>Contraintes de développement, d’exploitation et de maintenance</w:t>
      </w:r>
      <w:bookmarkEnd w:id="20"/>
    </w:p>
    <w:p w14:paraId="49A95CF4" w14:textId="77777777" w:rsidR="006A7E35" w:rsidRPr="007D5EBC" w:rsidRDefault="006A7E35" w:rsidP="007D5EBC">
      <w:pPr>
        <w:pStyle w:val="titre3"/>
      </w:pPr>
      <w:r w:rsidRPr="007D5EBC">
        <w:t>Contraintes de développement</w:t>
      </w:r>
    </w:p>
    <w:p w14:paraId="015FCFAA" w14:textId="77777777" w:rsidR="006A7E35" w:rsidRPr="00CF2A38" w:rsidRDefault="006A7E35" w:rsidP="00382D4D">
      <w:pPr>
        <w:rPr>
          <w:i/>
        </w:rPr>
      </w:pPr>
      <w:r w:rsidRPr="00CF2A38">
        <w:rPr>
          <w:i/>
        </w:rPr>
        <w:t>Préciser les contraintes liées aux :</w:t>
      </w:r>
    </w:p>
    <w:p w14:paraId="53AE6A20" w14:textId="77777777" w:rsidR="006A7E35" w:rsidRPr="00CF2A38" w:rsidRDefault="00AC55DD" w:rsidP="00AC55DD">
      <w:pPr>
        <w:numPr>
          <w:ilvl w:val="3"/>
          <w:numId w:val="15"/>
        </w:numPr>
        <w:ind w:left="709"/>
        <w:rPr>
          <w:i/>
        </w:rPr>
      </w:pPr>
      <w:r w:rsidRPr="00CF2A38">
        <w:rPr>
          <w:i/>
        </w:rPr>
        <w:t>m</w:t>
      </w:r>
      <w:r w:rsidR="006A7E35" w:rsidRPr="00CF2A38">
        <w:rPr>
          <w:i/>
        </w:rPr>
        <w:t>atériels</w:t>
      </w:r>
      <w:r w:rsidR="00417558" w:rsidRPr="00CF2A38">
        <w:rPr>
          <w:i/>
        </w:rPr>
        <w:t> : quelles sont les particularités du matériel qui vont contraindre le développement logiciel</w:t>
      </w:r>
      <w:r w:rsidRPr="00CF2A38">
        <w:rPr>
          <w:i/>
        </w:rPr>
        <w:t>;</w:t>
      </w:r>
    </w:p>
    <w:p w14:paraId="652A1E66" w14:textId="77777777" w:rsidR="006A7E35" w:rsidRPr="00CF2A38" w:rsidRDefault="006A7E35" w:rsidP="00AC55DD">
      <w:pPr>
        <w:numPr>
          <w:ilvl w:val="3"/>
          <w:numId w:val="15"/>
        </w:numPr>
        <w:ind w:left="709"/>
        <w:rPr>
          <w:i/>
        </w:rPr>
      </w:pPr>
      <w:r w:rsidRPr="00CF2A38">
        <w:rPr>
          <w:i/>
        </w:rPr>
        <w:t>langages de p</w:t>
      </w:r>
      <w:r w:rsidR="00AC55DD" w:rsidRPr="00CF2A38">
        <w:rPr>
          <w:i/>
        </w:rPr>
        <w:t>rogrammation imposés ou adoptés ;</w:t>
      </w:r>
    </w:p>
    <w:p w14:paraId="1BDD0D04" w14:textId="77777777" w:rsidR="006A7E35" w:rsidRPr="00CF2A38" w:rsidRDefault="006A7E35" w:rsidP="00AC55DD">
      <w:pPr>
        <w:numPr>
          <w:ilvl w:val="3"/>
          <w:numId w:val="15"/>
        </w:numPr>
        <w:ind w:left="709"/>
        <w:rPr>
          <w:i/>
        </w:rPr>
      </w:pPr>
      <w:r w:rsidRPr="00CF2A38">
        <w:rPr>
          <w:i/>
        </w:rPr>
        <w:t>logiciels</w:t>
      </w:r>
      <w:r w:rsidR="00AC55DD" w:rsidRPr="00CF2A38">
        <w:rPr>
          <w:i/>
        </w:rPr>
        <w:t xml:space="preserve"> de base </w:t>
      </w:r>
      <w:r w:rsidR="00417558" w:rsidRPr="00CF2A38">
        <w:rPr>
          <w:i/>
        </w:rPr>
        <w:t>à utiliser pour le développement</w:t>
      </w:r>
      <w:r w:rsidR="00AC55DD" w:rsidRPr="00CF2A38">
        <w:rPr>
          <w:i/>
        </w:rPr>
        <w:t>;</w:t>
      </w:r>
    </w:p>
    <w:p w14:paraId="0A4923C1" w14:textId="77777777" w:rsidR="006A7E35" w:rsidRPr="00CF2A38" w:rsidRDefault="006A7E35" w:rsidP="00AC55DD">
      <w:pPr>
        <w:numPr>
          <w:ilvl w:val="3"/>
          <w:numId w:val="15"/>
        </w:numPr>
        <w:ind w:left="709"/>
        <w:rPr>
          <w:i/>
        </w:rPr>
      </w:pPr>
      <w:r w:rsidRPr="00CF2A38">
        <w:rPr>
          <w:i/>
        </w:rPr>
        <w:t xml:space="preserve">environnements nécessaires </w:t>
      </w:r>
      <w:r w:rsidR="00AC55DD" w:rsidRPr="00CF2A38">
        <w:rPr>
          <w:i/>
        </w:rPr>
        <w:t>: simulateurs, outils logiciels ;</w:t>
      </w:r>
    </w:p>
    <w:p w14:paraId="32ED59AA" w14:textId="77777777" w:rsidR="006A7E35" w:rsidRPr="00CF2A38" w:rsidRDefault="00AC55DD" w:rsidP="00AC55DD">
      <w:pPr>
        <w:numPr>
          <w:ilvl w:val="3"/>
          <w:numId w:val="15"/>
        </w:numPr>
        <w:ind w:left="709"/>
        <w:rPr>
          <w:i/>
        </w:rPr>
      </w:pPr>
      <w:r w:rsidRPr="00CF2A38">
        <w:rPr>
          <w:i/>
        </w:rPr>
        <w:t>algorithmes imposés</w:t>
      </w:r>
      <w:r w:rsidR="00417558" w:rsidRPr="00CF2A38">
        <w:rPr>
          <w:i/>
        </w:rPr>
        <w:t> : ne pas hésiter à mettre en annexe les documents présentant ces algorithmes</w:t>
      </w:r>
      <w:r w:rsidRPr="00CF2A38">
        <w:rPr>
          <w:i/>
        </w:rPr>
        <w:t>;</w:t>
      </w:r>
    </w:p>
    <w:p w14:paraId="56958B39" w14:textId="77777777" w:rsidR="006A7E35" w:rsidRPr="00CF2A38" w:rsidRDefault="006A7E35" w:rsidP="00AC55DD">
      <w:pPr>
        <w:numPr>
          <w:ilvl w:val="3"/>
          <w:numId w:val="15"/>
        </w:numPr>
        <w:ind w:left="709"/>
        <w:rPr>
          <w:i/>
        </w:rPr>
      </w:pPr>
      <w:r w:rsidRPr="00CF2A38">
        <w:rPr>
          <w:i/>
        </w:rPr>
        <w:t>bibli</w:t>
      </w:r>
      <w:r w:rsidR="00AC55DD" w:rsidRPr="00CF2A38">
        <w:rPr>
          <w:i/>
        </w:rPr>
        <w:t>othèques de programmes imposées ;</w:t>
      </w:r>
    </w:p>
    <w:p w14:paraId="420AF9F3" w14:textId="77777777" w:rsidR="006A7E35" w:rsidRPr="00CF2A38" w:rsidRDefault="006A7E35" w:rsidP="00AC55DD">
      <w:pPr>
        <w:numPr>
          <w:ilvl w:val="3"/>
          <w:numId w:val="15"/>
        </w:numPr>
        <w:ind w:left="709"/>
        <w:rPr>
          <w:i/>
        </w:rPr>
      </w:pPr>
      <w:r w:rsidRPr="00CF2A38">
        <w:rPr>
          <w:i/>
        </w:rPr>
        <w:t>prot</w:t>
      </w:r>
      <w:r w:rsidR="00AC55DD" w:rsidRPr="00CF2A38">
        <w:rPr>
          <w:i/>
        </w:rPr>
        <w:t>ocoles de communication imposés</w:t>
      </w:r>
      <w:r w:rsidR="00417558" w:rsidRPr="00CF2A38">
        <w:rPr>
          <w:i/>
        </w:rPr>
        <w:t> : si nécessaire mettre en annexe une présentation de ces protocoles de communication</w:t>
      </w:r>
      <w:r w:rsidR="00AC55DD" w:rsidRPr="00CF2A38">
        <w:rPr>
          <w:i/>
        </w:rPr>
        <w:t>;</w:t>
      </w:r>
    </w:p>
    <w:p w14:paraId="3A23BCDD" w14:textId="77777777" w:rsidR="006A7E35" w:rsidRPr="00CF2A38" w:rsidRDefault="00AC55DD" w:rsidP="00AC55DD">
      <w:pPr>
        <w:numPr>
          <w:ilvl w:val="3"/>
          <w:numId w:val="15"/>
        </w:numPr>
        <w:ind w:left="709"/>
        <w:rPr>
          <w:i/>
        </w:rPr>
      </w:pPr>
      <w:r w:rsidRPr="00CF2A38">
        <w:rPr>
          <w:i/>
        </w:rPr>
        <w:t>délais de réalisation ;</w:t>
      </w:r>
    </w:p>
    <w:p w14:paraId="08113F1C" w14:textId="77777777" w:rsidR="006A7E35" w:rsidRDefault="005E37AB" w:rsidP="00AC55DD">
      <w:pPr>
        <w:numPr>
          <w:ilvl w:val="3"/>
          <w:numId w:val="15"/>
        </w:numPr>
        <w:ind w:left="709"/>
        <w:rPr>
          <w:i/>
        </w:rPr>
      </w:pPr>
      <w:r w:rsidRPr="00CF2A38">
        <w:rPr>
          <w:i/>
        </w:rPr>
        <w:t>etc.</w:t>
      </w:r>
    </w:p>
    <w:p w14:paraId="3FCCBAA9" w14:textId="087AEB95" w:rsidR="00CF2A38" w:rsidRDefault="007C66EE" w:rsidP="007C66EE">
      <w:pPr>
        <w:pStyle w:val="Niveauducommentaire21"/>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seuls dix points par seconde seront conservés et envoyés</w:t>
      </w:r>
    </w:p>
    <w:p w14:paraId="4CD8D550" w14:textId="1C02F590" w:rsidR="009E21ED" w:rsidRDefault="00225892" w:rsidP="007C66EE">
      <w:pPr>
        <w:pStyle w:val="Pardeliste"/>
        <w:numPr>
          <w:ilvl w:val="0"/>
          <w:numId w:val="29"/>
        </w:numPr>
      </w:pPr>
      <w:r w:rsidRPr="00225892">
        <w:rPr>
          <w:color w:val="FF0000"/>
        </w:rPr>
        <w:t xml:space="preserve">Les information envoyée (le fichier ?) </w:t>
      </w:r>
      <w:r>
        <w:t>seront composées d’au moins : le courant primaire, le courant tresse de masse, la position GPS, la vitesse du train, la date et l’heure, le numéro de l’engin.</w:t>
      </w:r>
    </w:p>
    <w:p w14:paraId="5500D547" w14:textId="65DB025A" w:rsidR="00225892" w:rsidRDefault="00225892" w:rsidP="007C66EE">
      <w:pPr>
        <w:pStyle w:val="Pardeliste"/>
        <w:numPr>
          <w:ilvl w:val="0"/>
          <w:numId w:val="29"/>
        </w:numPr>
      </w:pPr>
      <w:r>
        <w:t xml:space="preserve">Le déclenchement des enregistrements se fera pour un courant supérieur à 0,5A dans les tresses de masse et un courant primaire supérieur à </w:t>
      </w:r>
      <w:r w:rsidRPr="00225892">
        <w:rPr>
          <w:color w:val="FF0000"/>
        </w:rPr>
        <w:t>XXX</w:t>
      </w:r>
      <w:r>
        <w:t>.</w:t>
      </w:r>
    </w:p>
    <w:p w14:paraId="1DF61555" w14:textId="1DD6EFAA" w:rsidR="00225892" w:rsidRDefault="00225892" w:rsidP="007C66EE">
      <w:pPr>
        <w:pStyle w:val="Pardeliste"/>
        <w:numPr>
          <w:ilvl w:val="0"/>
          <w:numId w:val="29"/>
        </w:numPr>
      </w:pPr>
      <w:r>
        <w:t xml:space="preserve">Les enregistrements s’arrêteront soit au bout de trois minutes, soit lorsque le courant dans les tresses de masses seront inférieurs à 0,2A (avec un temps minimum de 30s). </w:t>
      </w:r>
    </w:p>
    <w:p w14:paraId="06F50878" w14:textId="77777777" w:rsidR="00225892" w:rsidRPr="00225892" w:rsidRDefault="00225892" w:rsidP="007C66EE">
      <w:pPr>
        <w:pStyle w:val="Pardeliste"/>
        <w:numPr>
          <w:ilvl w:val="0"/>
          <w:numId w:val="29"/>
        </w:numPr>
      </w:pPr>
      <w:r w:rsidRPr="00225892">
        <w:rPr>
          <w:color w:val="FF0000"/>
        </w:rPr>
        <w:t>Les information envoyée (le fichier ?)</w:t>
      </w:r>
      <w:r>
        <w:rPr>
          <w:color w:val="FF0000"/>
        </w:rPr>
        <w:t xml:space="preserve"> </w:t>
      </w:r>
      <w:r>
        <w:rPr>
          <w:color w:val="000000" w:themeColor="text1"/>
        </w:rPr>
        <w:t>seront envoyées chaque jour au serveur.</w:t>
      </w:r>
    </w:p>
    <w:p w14:paraId="59B5125D" w14:textId="5412C844" w:rsidR="00225892" w:rsidRDefault="00225892" w:rsidP="007C66EE">
      <w:pPr>
        <w:pStyle w:val="Pardeliste"/>
        <w:numPr>
          <w:ilvl w:val="0"/>
          <w:numId w:val="29"/>
        </w:numPr>
      </w:pPr>
      <w:r>
        <w:t xml:space="preserve"> Les fichiers seront stockés dans une base de données.</w:t>
      </w:r>
    </w:p>
    <w:p w14:paraId="29D46426" w14:textId="27DFEBB6" w:rsidR="00225892" w:rsidRDefault="00225892" w:rsidP="007C66EE">
      <w:pPr>
        <w:pStyle w:val="Pardeliste"/>
        <w:numPr>
          <w:ilvl w:val="0"/>
          <w:numId w:val="29"/>
        </w:numPr>
      </w:pPr>
      <w:r>
        <w:t>La base doit pouvoir exploiter les données sous la forme d’un tableau Excel</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p>
    <w:p w14:paraId="07A4F476" w14:textId="3EAB5A99" w:rsidR="007C66EE" w:rsidRDefault="007C66EE" w:rsidP="007C66EE">
      <w:r>
        <w:t>Le choix du microcontrôleur déterminera l’environnement de développement. Il n’existe pas d’autres contraintes au niveau du développement logiciel. Les bibliothèques, algorithmes ou protocoles de communication ne sont pas imposés.</w:t>
      </w:r>
    </w:p>
    <w:p w14:paraId="322EF12B" w14:textId="00830D8C" w:rsidR="00B15C39" w:rsidRDefault="007C66EE" w:rsidP="005A67F2">
      <w:pPr>
        <w:pStyle w:val="Niveauducommentaire21"/>
      </w:pPr>
      <w:r>
        <w:t>Matérielles</w:t>
      </w:r>
    </w:p>
    <w:p w14:paraId="1F8E4853" w14:textId="57284AD0" w:rsidR="008F4C3F" w:rsidRDefault="008F4C3F" w:rsidP="006530A5">
      <w:pPr>
        <w:pStyle w:val="Pardeliste"/>
        <w:numPr>
          <w:ilvl w:val="0"/>
          <w:numId w:val="29"/>
        </w:numPr>
      </w:pPr>
      <w:r>
        <w:t>Un capteur doit mesurer le courant dans la boucle primaire.</w:t>
      </w:r>
    </w:p>
    <w:p w14:paraId="30796E05" w14:textId="636690D4" w:rsidR="008F4C3F" w:rsidRDefault="008F4C3F" w:rsidP="006530A5">
      <w:pPr>
        <w:pStyle w:val="Pardeliste"/>
        <w:numPr>
          <w:ilvl w:val="0"/>
          <w:numId w:val="29"/>
        </w:numPr>
      </w:pPr>
      <w:r>
        <w:t xml:space="preserve">Un capteur doit mesurer le courant dans </w:t>
      </w:r>
      <w:r w:rsidR="00F45B8D">
        <w:t>la boucle secondaire</w:t>
      </w:r>
      <w:r>
        <w:t>.</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Intégration dans le boitier déjà en place sur les trains. De cette manière, l’installation du système consistera principalement à échanger de boite sur le train.</w:t>
      </w:r>
      <w:r w:rsidR="006530A5">
        <w:t xml:space="preserve"> La carte développée doit être placée entre la carte COND et le fond du boitier. 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 dans le boitier.</w:t>
      </w:r>
    </w:p>
    <w:p w14:paraId="0E020E52" w14:textId="3F7C6595" w:rsidR="005B7258" w:rsidRDefault="007C66EE" w:rsidP="005A67F2">
      <w:pPr>
        <w:pStyle w:val="Pardeliste"/>
        <w:numPr>
          <w:ilvl w:val="0"/>
          <w:numId w:val="29"/>
        </w:numPr>
      </w:pPr>
      <w:r>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lastRenderedPageBreak/>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30" w:history="1">
        <w:r w:rsidRPr="00141C51">
          <w:rPr>
            <w:rStyle w:val="Lienhypertexte"/>
          </w:rPr>
          <w:t>http://gaia-converter.com/)</w:t>
        </w:r>
      </w:hyperlink>
      <w:r>
        <w:t xml:space="preserve"> est préconisée</w:t>
      </w:r>
    </w:p>
    <w:p w14:paraId="3E131E96" w14:textId="013F561F" w:rsidR="008F4C3F" w:rsidRPr="00CF2A38" w:rsidRDefault="006530A5" w:rsidP="008F4C3F">
      <w:pPr>
        <w:pStyle w:val="Pardeliste"/>
        <w:numPr>
          <w:ilvl w:val="0"/>
          <w:numId w:val="29"/>
        </w:numPr>
      </w:pPr>
      <w:r>
        <w:t>L’utilisation d’un capteur de température</w:t>
      </w:r>
      <w:r w:rsidR="008F4C3F">
        <w:t xml:space="preserve"> pour</w:t>
      </w:r>
      <w:r>
        <w:t xml:space="preserve"> 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21" w:name="_Toc243976964"/>
      <w:r w:rsidRPr="007D5EBC">
        <w:t>Description des interfaces externes du logiciel</w:t>
      </w:r>
      <w:bookmarkEnd w:id="21"/>
    </w:p>
    <w:p w14:paraId="5C8ECEA8" w14:textId="77777777" w:rsidR="006A7E35" w:rsidRPr="00EE4492" w:rsidRDefault="007D5EBC" w:rsidP="00DB517D">
      <w:pPr>
        <w:pStyle w:val="titre2"/>
        <w:outlineLvl w:val="2"/>
      </w:pPr>
      <w:r>
        <w:t xml:space="preserve"> </w:t>
      </w:r>
      <w:bookmarkStart w:id="22" w:name="_Toc243976965"/>
      <w:r w:rsidR="006A7E35" w:rsidRPr="00EE4492">
        <w:t>Interfaces matériel/logiciel</w:t>
      </w:r>
      <w:bookmarkEnd w:id="22"/>
    </w:p>
    <w:p w14:paraId="6D9ADF7E" w14:textId="77777777" w:rsidR="006A7E35" w:rsidRPr="00371C15" w:rsidRDefault="006A7E35" w:rsidP="00382D4D">
      <w:pPr>
        <w:rPr>
          <w:i/>
        </w:rPr>
      </w:pPr>
      <w:r w:rsidRPr="00371C15">
        <w:rPr>
          <w:i/>
        </w:rPr>
        <w:t>L’interface matériel/logiciel décrit précisément le matériel informatique et les périphériques, les procédures d’échange d’informations mis en jeu entre eux... On notera donc ici les caractéristiques du matériel qui peuvent avoir une influence sur le logiciel, telles que :</w:t>
      </w:r>
    </w:p>
    <w:p w14:paraId="697CC428" w14:textId="77777777" w:rsidR="006A7E35" w:rsidRPr="00371C15" w:rsidRDefault="006A7E35" w:rsidP="005E37AB">
      <w:pPr>
        <w:numPr>
          <w:ilvl w:val="0"/>
          <w:numId w:val="18"/>
        </w:numPr>
        <w:rPr>
          <w:i/>
        </w:rPr>
      </w:pPr>
      <w:r w:rsidRPr="00371C15">
        <w:rPr>
          <w:i/>
        </w:rPr>
        <w:t xml:space="preserve">les normes de communication : protocole d’échange et de </w:t>
      </w:r>
      <w:r w:rsidR="00D2243E" w:rsidRPr="00371C15">
        <w:rPr>
          <w:i/>
        </w:rPr>
        <w:t>raccordement (réseau local ...) ;</w:t>
      </w:r>
    </w:p>
    <w:p w14:paraId="727E1536" w14:textId="77777777" w:rsidR="006A7E35" w:rsidRPr="00371C15" w:rsidRDefault="006A7E35" w:rsidP="005E37AB">
      <w:pPr>
        <w:numPr>
          <w:ilvl w:val="0"/>
          <w:numId w:val="18"/>
        </w:numPr>
        <w:rPr>
          <w:i/>
        </w:rPr>
      </w:pPr>
      <w:r w:rsidRPr="00371C15">
        <w:rPr>
          <w:i/>
        </w:rPr>
        <w:t>type de liaison (série, parallè</w:t>
      </w:r>
      <w:r w:rsidR="00D2243E" w:rsidRPr="00371C15">
        <w:rPr>
          <w:i/>
        </w:rPr>
        <w:t>le, synchrone, asynchrone, ...) ;</w:t>
      </w:r>
    </w:p>
    <w:p w14:paraId="6A009AEC" w14:textId="77777777" w:rsidR="006A7E35" w:rsidRDefault="005E37AB" w:rsidP="005E37AB">
      <w:pPr>
        <w:numPr>
          <w:ilvl w:val="0"/>
          <w:numId w:val="18"/>
        </w:numPr>
        <w:rPr>
          <w:i/>
        </w:rPr>
      </w:pPr>
      <w:r w:rsidRPr="00371C15">
        <w:rPr>
          <w:i/>
        </w:rPr>
        <w:t>etc.</w:t>
      </w:r>
    </w:p>
    <w:p w14:paraId="0CC326E5" w14:textId="77777777" w:rsidR="00371C15" w:rsidRDefault="00371C15" w:rsidP="00371C15">
      <w:pPr>
        <w:rPr>
          <w:i/>
        </w:rPr>
      </w:pPr>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63E26F1B" w:rsidR="00A14145" w:rsidRDefault="00A14145" w:rsidP="00A14145">
      <w:pPr>
        <w:pStyle w:val="Pardeliste"/>
        <w:numPr>
          <w:ilvl w:val="0"/>
          <w:numId w:val="29"/>
        </w:numPr>
      </w:pPr>
      <w:r>
        <w:t>La mesure du courant dans la boucle pri</w:t>
      </w:r>
      <w:r w:rsidR="00FE04BC">
        <w:t>maire</w:t>
      </w:r>
      <w:r w:rsidR="00630483">
        <w:t xml:space="preserve"> (courant primaire)</w:t>
      </w:r>
      <w:r w:rsidR="00FE04BC">
        <w:t>. Si cette information provient de la sonde Rogowski implantée sur le PCB, l’information doit subir un certain nombre d’amplifications avant de pouvoir être exploitable. Si l’information provient d’une self sur ferrite</w:t>
      </w:r>
      <w:r w:rsidR="00630483">
        <w:t>, l’information est directement exploitable.</w:t>
      </w:r>
    </w:p>
    <w:p w14:paraId="162F3736" w14:textId="4478742C" w:rsidR="00907598" w:rsidRDefault="00630483" w:rsidP="00907598">
      <w:pPr>
        <w:pStyle w:val="Pardeliste"/>
        <w:numPr>
          <w:ilvl w:val="0"/>
          <w:numId w:val="29"/>
        </w:numPr>
      </w:pPr>
      <w:r>
        <w:t>La mesure du courant dans les tresses de masse (courant secondaire).</w:t>
      </w:r>
      <w:r w:rsidR="00462E74">
        <w:t xml:space="preserve"> Cette mesure doit être faite sans modifier le système actuel. L’utilisation d’une </w:t>
      </w:r>
      <w:r w:rsidR="00D30772">
        <w:t>pince ampéremétrique  semble être la meilleure solution pour récupérer le niveau de courant dans ces tresses de masse.</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mySQL et géré par phpMyAdmin.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70CF07CE" w:rsidR="00935535" w:rsidRDefault="00935535" w:rsidP="00907598">
      <w:r>
        <w:rPr>
          <w:i/>
          <w:noProof/>
          <w:lang w:eastAsia="fr-FR" w:bidi="ar-SA"/>
        </w:rPr>
        <mc:AlternateContent>
          <mc:Choice Requires="wps">
            <w:drawing>
              <wp:anchor distT="0" distB="0" distL="114300" distR="114300" simplePos="0" relativeHeight="251669504" behindDoc="0" locked="0" layoutInCell="1" allowOverlap="1" wp14:anchorId="0D8A3413" wp14:editId="4D91D2D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CC1FFE" w:rsidRDefault="00CC1FFE" w:rsidP="00935535">
                            <w:pPr>
                              <w:rPr>
                                <w:i/>
                              </w:rPr>
                            </w:pPr>
                            <w:r>
                              <w:rPr>
                                <w:i/>
                              </w:rPr>
                              <w:t>idTrain,</w:t>
                            </w:r>
                            <w:r w:rsidRPr="00935535">
                              <w:rPr>
                                <w:i/>
                              </w:rPr>
                              <w:t>dateHeure,position,vitesse,température,courantPrimaire,courantSecondaire</w:t>
                            </w:r>
                            <w:r>
                              <w:rPr>
                                <w:i/>
                              </w:rPr>
                              <w:t>;</w:t>
                            </w:r>
                          </w:p>
                          <w:p w14:paraId="2E329E9A" w14:textId="77777777" w:rsidR="00CC1FFE" w:rsidRPr="00935535" w:rsidRDefault="00CC1FFE" w:rsidP="00935535">
                            <w:r>
                              <w:rPr>
                                <w:i/>
                              </w:rPr>
                              <w:t>idTrain,</w:t>
                            </w:r>
                            <w:r w:rsidRPr="00935535">
                              <w:rPr>
                                <w:i/>
                              </w:rPr>
                              <w:t>dateHeure,position,vitesse,température,courantPrimaire,courantSecondaire</w:t>
                            </w:r>
                            <w:r>
                              <w:rPr>
                                <w:i/>
                              </w:rPr>
                              <w:t> ;</w:t>
                            </w:r>
                          </w:p>
                          <w:p w14:paraId="66FB4E16" w14:textId="77777777" w:rsidR="00CC1FFE" w:rsidRDefault="00CC1FFE" w:rsidP="00935535">
                            <w:pPr>
                              <w:rPr>
                                <w:i/>
                              </w:rPr>
                            </w:pPr>
                            <w:r>
                              <w:rPr>
                                <w:i/>
                              </w:rPr>
                              <w:t>idTrain,</w:t>
                            </w:r>
                            <w:r w:rsidRPr="00935535">
                              <w:rPr>
                                <w:i/>
                              </w:rPr>
                              <w:t>dateHeure,position,vitesse,température,courantPrimaire,courantSecondaire</w:t>
                            </w:r>
                            <w:r>
                              <w:rPr>
                                <w:i/>
                              </w:rPr>
                              <w:t> ;</w:t>
                            </w:r>
                          </w:p>
                          <w:p w14:paraId="51EFA185" w14:textId="77777777" w:rsidR="00CC1FFE" w:rsidRDefault="00CC1FFE" w:rsidP="00935535">
                            <w:pPr>
                              <w:rPr>
                                <w:i/>
                              </w:rPr>
                            </w:pPr>
                            <w:r>
                              <w:rPr>
                                <w:i/>
                              </w:rPr>
                              <w:t>…</w:t>
                            </w:r>
                          </w:p>
                          <w:p w14:paraId="24438FF8" w14:textId="77777777" w:rsidR="00CC1FFE" w:rsidRDefault="00CC1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CC1FFE" w:rsidRDefault="00CC1FFE" w:rsidP="00935535">
                      <w:pPr>
                        <w:rPr>
                          <w:i/>
                        </w:rPr>
                      </w:pPr>
                      <w:r>
                        <w:rPr>
                          <w:i/>
                        </w:rPr>
                        <w:t>idTrain,</w:t>
                      </w:r>
                      <w:r w:rsidRPr="00935535">
                        <w:rPr>
                          <w:i/>
                        </w:rPr>
                        <w:t>dateHeure,position,vitesse,température,courantPrimaire,courantSecondaire</w:t>
                      </w:r>
                      <w:r>
                        <w:rPr>
                          <w:i/>
                        </w:rPr>
                        <w:t>;</w:t>
                      </w:r>
                    </w:p>
                    <w:p w14:paraId="2E329E9A" w14:textId="77777777" w:rsidR="00CC1FFE" w:rsidRPr="00935535" w:rsidRDefault="00CC1FFE" w:rsidP="00935535">
                      <w:r>
                        <w:rPr>
                          <w:i/>
                        </w:rPr>
                        <w:t>idTrain,</w:t>
                      </w:r>
                      <w:r w:rsidRPr="00935535">
                        <w:rPr>
                          <w:i/>
                        </w:rPr>
                        <w:t>dateHeure,position,vitesse,température,courantPrimaire,courantSecondaire</w:t>
                      </w:r>
                      <w:r>
                        <w:rPr>
                          <w:i/>
                        </w:rPr>
                        <w:t> ;</w:t>
                      </w:r>
                    </w:p>
                    <w:p w14:paraId="66FB4E16" w14:textId="77777777" w:rsidR="00CC1FFE" w:rsidRDefault="00CC1FFE" w:rsidP="00935535">
                      <w:pPr>
                        <w:rPr>
                          <w:i/>
                        </w:rPr>
                      </w:pPr>
                      <w:r>
                        <w:rPr>
                          <w:i/>
                        </w:rPr>
                        <w:t>idTrain,</w:t>
                      </w:r>
                      <w:r w:rsidRPr="00935535">
                        <w:rPr>
                          <w:i/>
                        </w:rPr>
                        <w:t>dateHeure,position,vitesse,température,courantPrimaire,courantSecondaire</w:t>
                      </w:r>
                      <w:r>
                        <w:rPr>
                          <w:i/>
                        </w:rPr>
                        <w:t> ;</w:t>
                      </w:r>
                    </w:p>
                    <w:p w14:paraId="51EFA185" w14:textId="77777777" w:rsidR="00CC1FFE" w:rsidRDefault="00CC1FFE" w:rsidP="00935535">
                      <w:pPr>
                        <w:rPr>
                          <w:i/>
                        </w:rPr>
                      </w:pPr>
                      <w:r>
                        <w:rPr>
                          <w:i/>
                        </w:rPr>
                        <w:t>…</w:t>
                      </w:r>
                    </w:p>
                    <w:p w14:paraId="24438FF8" w14:textId="77777777" w:rsidR="00CC1FFE" w:rsidRDefault="00CC1FFE"/>
                  </w:txbxContent>
                </v:textbox>
                <w10:wrap type="topAndBottom"/>
              </v:shape>
            </w:pict>
          </mc:Fallback>
        </mc:AlternateContent>
      </w:r>
      <w:r>
        <w:t xml:space="preserve">Si cette solution est choisie, les informations </w:t>
      </w:r>
      <w:bookmarkStart w:id="23" w:name="_GoBack"/>
      <w:bookmarkEnd w:id="23"/>
      <w:r w:rsidR="00284CBF">
        <w:t>pourraient</w:t>
      </w:r>
      <w:r>
        <w:t xml:space="preserve"> être organisée de la manière suivante :</w:t>
      </w:r>
    </w:p>
    <w:p w14:paraId="259F9EA5" w14:textId="3CB7E1B1" w:rsidR="00935535" w:rsidRDefault="00935535" w:rsidP="00907598">
      <w:pPr>
        <w:rPr>
          <w:i/>
        </w:rPr>
      </w:pPr>
    </w:p>
    <w:p w14:paraId="74C57EDC" w14:textId="63EC9D14" w:rsidR="00935535" w:rsidRPr="00371C15" w:rsidRDefault="00935535" w:rsidP="00907598">
      <w:r>
        <w:t>Du fait que le nom du fichier doit être unique, la date et l’heure pourront être utilisées.</w:t>
      </w:r>
    </w:p>
    <w:p w14:paraId="34443590" w14:textId="77777777" w:rsidR="006A7E35" w:rsidRPr="00EE4492" w:rsidRDefault="006A7E35" w:rsidP="00DB517D">
      <w:pPr>
        <w:pStyle w:val="titre2"/>
        <w:outlineLvl w:val="2"/>
      </w:pPr>
      <w:bookmarkStart w:id="24" w:name="_Toc243976966"/>
      <w:r w:rsidRPr="00EE4492">
        <w:t>Interfaces homme/machine</w:t>
      </w:r>
      <w:bookmarkEnd w:id="24"/>
    </w:p>
    <w:p w14:paraId="37C7A962" w14:textId="77777777" w:rsidR="006A7E35" w:rsidRPr="009D031E" w:rsidRDefault="006A7E35" w:rsidP="00382D4D">
      <w:pPr>
        <w:rPr>
          <w:i/>
        </w:rPr>
      </w:pPr>
      <w:r w:rsidRPr="009D031E">
        <w:rPr>
          <w:i/>
        </w:rPr>
        <w:t>Il faut spécifier les points suivant :</w:t>
      </w:r>
    </w:p>
    <w:p w14:paraId="01B9E6CD" w14:textId="77777777" w:rsidR="006A7E35" w:rsidRPr="009D031E" w:rsidRDefault="006A7E35" w:rsidP="00D2243E">
      <w:pPr>
        <w:numPr>
          <w:ilvl w:val="0"/>
          <w:numId w:val="19"/>
        </w:numPr>
        <w:rPr>
          <w:i/>
        </w:rPr>
      </w:pPr>
      <w:r w:rsidRPr="009D031E">
        <w:rPr>
          <w:i/>
        </w:rPr>
        <w:lastRenderedPageBreak/>
        <w:t xml:space="preserve">ergonomie du système : caractéristiques des messages d’erreur, type de </w:t>
      </w:r>
      <w:r w:rsidR="00D2243E" w:rsidRPr="009D031E">
        <w:rPr>
          <w:i/>
        </w:rPr>
        <w:t>navigation dans le logiciel, etc. ;</w:t>
      </w:r>
    </w:p>
    <w:p w14:paraId="53D803EA" w14:textId="77777777" w:rsidR="006A7E35" w:rsidRPr="009D031E" w:rsidRDefault="006A7E35" w:rsidP="00D2243E">
      <w:pPr>
        <w:numPr>
          <w:ilvl w:val="0"/>
          <w:numId w:val="19"/>
        </w:numPr>
        <w:rPr>
          <w:i/>
        </w:rPr>
      </w:pPr>
      <w:r w:rsidRPr="009D031E">
        <w:rPr>
          <w:i/>
        </w:rPr>
        <w:t>description des formes de</w:t>
      </w:r>
      <w:r w:rsidR="00D2243E" w:rsidRPr="009D031E">
        <w:rPr>
          <w:i/>
        </w:rPr>
        <w:t>s éditions sur papier et écrans ;</w:t>
      </w:r>
    </w:p>
    <w:p w14:paraId="211AFFC1" w14:textId="77777777" w:rsidR="006A7E35" w:rsidRPr="009D031E" w:rsidRDefault="006A7E35" w:rsidP="00D2243E">
      <w:pPr>
        <w:numPr>
          <w:ilvl w:val="0"/>
          <w:numId w:val="19"/>
        </w:numPr>
        <w:rPr>
          <w:i/>
        </w:rPr>
      </w:pPr>
      <w:r w:rsidRPr="009D031E">
        <w:rPr>
          <w:i/>
        </w:rPr>
        <w:t>mode d’apprentissag</w:t>
      </w:r>
      <w:r w:rsidR="00D2243E" w:rsidRPr="009D031E">
        <w:rPr>
          <w:i/>
        </w:rPr>
        <w:t>e de l’interface éventuellement ;</w:t>
      </w:r>
    </w:p>
    <w:p w14:paraId="23D24E21" w14:textId="77777777" w:rsidR="006A7E35" w:rsidRPr="009D031E" w:rsidRDefault="006A7E35" w:rsidP="00D2243E">
      <w:pPr>
        <w:numPr>
          <w:ilvl w:val="0"/>
          <w:numId w:val="19"/>
        </w:numPr>
        <w:rPr>
          <w:i/>
        </w:rPr>
      </w:pPr>
      <w:r w:rsidRPr="009D031E">
        <w:rPr>
          <w:i/>
        </w:rPr>
        <w:t>niveau d’</w:t>
      </w:r>
      <w:r w:rsidR="00D2243E" w:rsidRPr="009D031E">
        <w:rPr>
          <w:i/>
        </w:rPr>
        <w:t>intelligence des interfaces H/M ;</w:t>
      </w:r>
    </w:p>
    <w:p w14:paraId="560C189C" w14:textId="77777777" w:rsidR="006A7E35" w:rsidRPr="009D031E" w:rsidRDefault="00D2243E" w:rsidP="00D2243E">
      <w:pPr>
        <w:numPr>
          <w:ilvl w:val="0"/>
          <w:numId w:val="19"/>
        </w:numPr>
        <w:rPr>
          <w:i/>
        </w:rPr>
      </w:pPr>
      <w:r w:rsidRPr="009D031E">
        <w:rPr>
          <w:i/>
        </w:rPr>
        <w:t>etc.</w:t>
      </w:r>
    </w:p>
    <w:p w14:paraId="29190399" w14:textId="77777777" w:rsidR="002034F3" w:rsidRDefault="002034F3" w:rsidP="002034F3">
      <w:pPr>
        <w:rPr>
          <w:i/>
        </w:rPr>
      </w:pPr>
      <w:r w:rsidRPr="009D031E">
        <w:rPr>
          <w:i/>
        </w:rPr>
        <w:t>Des maquettes ou schémas décrivant ces interfaces ainsi que la charte graphique pourront être présentés ici.</w:t>
      </w:r>
    </w:p>
    <w:p w14:paraId="3ABC40E0" w14:textId="77777777" w:rsidR="009D031E" w:rsidRDefault="009D031E" w:rsidP="002034F3">
      <w:pPr>
        <w:rPr>
          <w:i/>
        </w:rPr>
      </w:pPr>
    </w:p>
    <w:p w14:paraId="6311AEA9" w14:textId="77777777" w:rsidR="009D031E" w:rsidRPr="009D031E" w:rsidRDefault="009D031E" w:rsidP="002034F3"/>
    <w:p w14:paraId="3FABBFC7" w14:textId="77777777" w:rsidR="006A7E35" w:rsidRPr="00EE4492" w:rsidRDefault="00B82F2F" w:rsidP="00DB517D">
      <w:pPr>
        <w:pStyle w:val="titre2"/>
        <w:outlineLvl w:val="2"/>
      </w:pPr>
      <w:r>
        <w:t xml:space="preserve"> </w:t>
      </w:r>
      <w:bookmarkStart w:id="25" w:name="_Toc243976967"/>
      <w:r w:rsidR="006A7E35" w:rsidRPr="00EE4492">
        <w:t>Interfaces logiciel/logiciel</w:t>
      </w:r>
      <w:bookmarkEnd w:id="25"/>
    </w:p>
    <w:p w14:paraId="3AE8FBCD" w14:textId="77777777" w:rsidR="006A7E35" w:rsidRPr="00B82F2F" w:rsidRDefault="006A7E35" w:rsidP="00382D4D">
      <w:r w:rsidRPr="00B82F2F">
        <w:t>Il faut spécifier les points suivant :</w:t>
      </w:r>
    </w:p>
    <w:p w14:paraId="1710BE64" w14:textId="77777777" w:rsidR="006A7E35" w:rsidRPr="00EE4492" w:rsidRDefault="006A7E35" w:rsidP="000C4342">
      <w:pPr>
        <w:numPr>
          <w:ilvl w:val="0"/>
          <w:numId w:val="20"/>
        </w:numPr>
      </w:pPr>
      <w:r w:rsidRPr="00EE4492">
        <w:t>moyens d’accès à des systèmes de gestion de ba</w:t>
      </w:r>
      <w:r>
        <w:t>se de données</w:t>
      </w:r>
      <w:r w:rsidR="000C4342">
        <w:t>, à des bibliothèques logicielles</w:t>
      </w:r>
      <w:r w:rsidRPr="00EE4492">
        <w:t>, description de la</w:t>
      </w:r>
      <w:r>
        <w:t xml:space="preserve"> </w:t>
      </w:r>
      <w:r w:rsidRPr="00EE4492">
        <w:t>fréquen</w:t>
      </w:r>
      <w:r w:rsidR="00D2243E">
        <w:t>ce des accès, autorisations, etc. ;</w:t>
      </w:r>
    </w:p>
    <w:p w14:paraId="7864D0C6" w14:textId="77777777" w:rsidR="006A7E35" w:rsidRPr="00EE4492" w:rsidRDefault="006A7E35" w:rsidP="000C4342">
      <w:pPr>
        <w:numPr>
          <w:ilvl w:val="0"/>
          <w:numId w:val="20"/>
        </w:numPr>
      </w:pPr>
      <w:r w:rsidRPr="00EE4492">
        <w:t xml:space="preserve">procédures de </w:t>
      </w:r>
      <w:r w:rsidR="000C4342">
        <w:t>transferts d’information</w:t>
      </w:r>
      <w:r w:rsidRPr="00EE4492">
        <w:t xml:space="preserve"> à distance (écha</w:t>
      </w:r>
      <w:r>
        <w:t xml:space="preserve">nges </w:t>
      </w:r>
      <w:r w:rsidRPr="00EE4492">
        <w:t>d’inf</w:t>
      </w:r>
      <w:r w:rsidR="00D2243E">
        <w:t>ormations par téléinformatique) ;</w:t>
      </w:r>
    </w:p>
    <w:p w14:paraId="4EAA42F3" w14:textId="77777777" w:rsidR="00D2243E" w:rsidRPr="00EE4492" w:rsidRDefault="006A7E35" w:rsidP="000C4342">
      <w:pPr>
        <w:numPr>
          <w:ilvl w:val="0"/>
          <w:numId w:val="20"/>
        </w:numPr>
      </w:pPr>
      <w:r w:rsidRPr="00EE4492">
        <w:t>proc</w:t>
      </w:r>
      <w:r w:rsidR="00D2243E">
        <w:t>édures d’échange de messages </w:t>
      </w:r>
      <w:r w:rsidR="000C4342">
        <w:t xml:space="preserve">entre application </w:t>
      </w:r>
      <w:r w:rsidR="00D2243E">
        <w:t>;</w:t>
      </w:r>
    </w:p>
    <w:p w14:paraId="74D74A67" w14:textId="77777777" w:rsidR="006A7E35" w:rsidRPr="00EE4492" w:rsidRDefault="006A7E35" w:rsidP="000C4342">
      <w:pPr>
        <w:numPr>
          <w:ilvl w:val="0"/>
          <w:numId w:val="20"/>
        </w:numPr>
      </w:pPr>
      <w:r w:rsidRPr="00EE4492">
        <w:t>etc.</w:t>
      </w:r>
    </w:p>
    <w:p w14:paraId="024E415D" w14:textId="77777777" w:rsidR="006A7E35" w:rsidRPr="00EE4492" w:rsidRDefault="00A370C8" w:rsidP="00DB517D">
      <w:pPr>
        <w:pStyle w:val="titre1"/>
        <w:outlineLvl w:val="1"/>
      </w:pPr>
      <w:bookmarkStart w:id="26" w:name="_Ref242979424"/>
      <w:bookmarkStart w:id="27" w:name="_Toc243976968"/>
      <w:r>
        <w:t>Architecture générale du système</w:t>
      </w:r>
      <w:bookmarkEnd w:id="26"/>
      <w:bookmarkEnd w:id="27"/>
      <w:r w:rsidR="006A7E35" w:rsidRPr="00EE4492">
        <w:t xml:space="preserve"> </w:t>
      </w:r>
    </w:p>
    <w:p w14:paraId="0F2E4EA7" w14:textId="77777777" w:rsidR="006A7E35" w:rsidRPr="00B82F2F" w:rsidRDefault="00A370C8" w:rsidP="00382D4D">
      <w:r>
        <w:t>I</w:t>
      </w:r>
      <w:r w:rsidR="006A7E35" w:rsidRPr="00EE4492">
        <w:t xml:space="preserve">dentifier les principaux </w:t>
      </w:r>
      <w:r>
        <w:t>composants/éléments du</w:t>
      </w:r>
      <w:r w:rsidR="006A7E35" w:rsidRPr="00EE4492">
        <w:t xml:space="preserve"> système</w:t>
      </w:r>
      <w:r>
        <w:t xml:space="preserve"> ainsi que leurs relations</w:t>
      </w:r>
      <w:r w:rsidR="006A7E35" w:rsidRPr="00EE4492">
        <w:t xml:space="preserve">. </w:t>
      </w:r>
      <w:r w:rsidR="001C1AA5">
        <w:t xml:space="preserve">Sans être une analyse à part entière, cette partie doit montrer que vous avez une première réflexion sur la structure interne de votre projet qui complètera la vision </w:t>
      </w:r>
      <w:r w:rsidR="00EB172E">
        <w:t>sommaire</w:t>
      </w:r>
      <w:r w:rsidR="001C1AA5">
        <w:t xml:space="preserve"> donnée en</w:t>
      </w:r>
      <w:r w:rsidR="00912BDC">
        <w:t xml:space="preserve"> </w:t>
      </w:r>
      <w:r w:rsidR="00912BDC">
        <w:fldChar w:fldCharType="begin"/>
      </w:r>
      <w:r w:rsidR="00912BDC">
        <w:instrText xml:space="preserve"> REF _Ref242978105 \r \h </w:instrText>
      </w:r>
      <w:r w:rsidR="00912BDC">
        <w:fldChar w:fldCharType="separate"/>
      </w:r>
      <w:r w:rsidR="00912BDC">
        <w:t>3.3</w:t>
      </w:r>
      <w:r w:rsidR="00912BDC">
        <w:fldChar w:fldCharType="end"/>
      </w:r>
      <w:r w:rsidR="001C1AA5">
        <w:t>. Un diagramme objet au sens large présenta</w:t>
      </w:r>
      <w:r w:rsidR="00B978B3">
        <w:t>nt les principales structures de données ainsi que les principaux composants du système pourra être fourni avec un ensemble de commentaires explicatifs.</w:t>
      </w:r>
    </w:p>
    <w:p w14:paraId="7E8C032E" w14:textId="77777777" w:rsidR="006A7E35" w:rsidRPr="00EE4492" w:rsidRDefault="006A7E35" w:rsidP="00DB517D">
      <w:pPr>
        <w:pStyle w:val="titre1"/>
        <w:outlineLvl w:val="1"/>
      </w:pPr>
      <w:bookmarkStart w:id="28" w:name="_Ref242979429"/>
      <w:bookmarkStart w:id="29" w:name="_Toc243976969"/>
      <w:r w:rsidRPr="00EE4492">
        <w:t>Description des fonction</w:t>
      </w:r>
      <w:bookmarkEnd w:id="28"/>
      <w:bookmarkEnd w:id="29"/>
      <w:r w:rsidR="00912BDC">
        <w:t>nalités</w:t>
      </w:r>
    </w:p>
    <w:p w14:paraId="5C62FA7D" w14:textId="77777777" w:rsidR="006A7E35" w:rsidRPr="00EE4492" w:rsidRDefault="00B978B3" w:rsidP="00382D4D">
      <w:r>
        <w:t xml:space="preserve">Il s’agit de l’expression des besoins fonctionnels. </w:t>
      </w:r>
      <w:r w:rsidR="006A7E35" w:rsidRPr="00EE4492">
        <w:t xml:space="preserve">Cette partie a </w:t>
      </w:r>
      <w:r w:rsidR="00293043">
        <w:t xml:space="preserve">donc </w:t>
      </w:r>
      <w:r w:rsidR="006A7E35" w:rsidRPr="00EE4492">
        <w:t>comme objectif de décrire l’ensemb</w:t>
      </w:r>
      <w:r>
        <w:t xml:space="preserve">le des fonctions du système en </w:t>
      </w:r>
      <w:r w:rsidR="00293043">
        <w:t>précisant</w:t>
      </w:r>
      <w:r w:rsidR="006A7E35" w:rsidRPr="00EE4492">
        <w:t xml:space="preserve"> </w:t>
      </w:r>
      <w:r w:rsidR="00293043">
        <w:t>avec</w:t>
      </w:r>
      <w:r w:rsidR="006A7E35" w:rsidRPr="00EE4492">
        <w:t xml:space="preserve"> quel</w:t>
      </w:r>
      <w:r w:rsidR="00293043">
        <w:t>s</w:t>
      </w:r>
      <w:r w:rsidR="006A7E35" w:rsidRPr="00EE4492">
        <w:t xml:space="preserve"> </w:t>
      </w:r>
      <w:r w:rsidR="00293043">
        <w:t>composants de la partie 5</w:t>
      </w:r>
      <w:r w:rsidR="006A7E35" w:rsidRPr="00EE4492">
        <w:t xml:space="preserve"> elles </w:t>
      </w:r>
      <w:r w:rsidR="00293043">
        <w:t>interagissent.</w:t>
      </w:r>
      <w:r w:rsidR="006A7E35" w:rsidRPr="00EE4492">
        <w:t xml:space="preserve"> </w:t>
      </w:r>
      <w:r w:rsidR="00293043">
        <w:t xml:space="preserve">Des diagrammes de cas d’utilisation plus détaillés que ceux présentés en </w:t>
      </w:r>
      <w:fldSimple w:instr=" REF _Ref242978105 \r ">
        <w:r w:rsidR="00902D49">
          <w:t>3.3</w:t>
        </w:r>
      </w:fldSimple>
      <w:r w:rsidR="00293043">
        <w:t xml:space="preserve">, ainsi que </w:t>
      </w:r>
      <w:r w:rsidR="00293043" w:rsidRPr="00EE4492">
        <w:t>l’arbre hiérarchique des fonctionnalités</w:t>
      </w:r>
      <w:r w:rsidR="00293043">
        <w:t xml:space="preserve"> pourront être fournis </w:t>
      </w:r>
      <w:r w:rsidR="0058556E">
        <w:t xml:space="preserve">ici </w:t>
      </w:r>
      <w:r w:rsidR="00293043">
        <w:t xml:space="preserve">pour donner une vision plus </w:t>
      </w:r>
      <w:r w:rsidR="0058556E">
        <w:t>globale</w:t>
      </w:r>
      <w:r w:rsidR="00293043">
        <w:t>.</w:t>
      </w:r>
      <w:r w:rsidR="0058556E">
        <w:t xml:space="preserve"> En outre, chaque fonction sera décrite précisément</w:t>
      </w:r>
      <w:r w:rsidR="00912BDC">
        <w:t xml:space="preserve"> </w:t>
      </w:r>
      <w:r w:rsidR="00912BDC" w:rsidRPr="00912BDC">
        <w:t>(cf.ci-dessous)</w:t>
      </w:r>
      <w:r w:rsidR="00B878A0">
        <w:t>. Là encore, il s’agit d’une pré-analyse indispensable</w:t>
      </w:r>
      <w:r w:rsidR="00991E81">
        <w:t xml:space="preserve"> à l’évaluation de la complexité de votre projet et à la planification de sa réalisation.</w:t>
      </w:r>
    </w:p>
    <w:p w14:paraId="5C307423" w14:textId="77777777" w:rsidR="006A7E35" w:rsidRPr="00EE4492" w:rsidRDefault="00B82F2F" w:rsidP="00DB517D">
      <w:pPr>
        <w:pStyle w:val="titre2"/>
        <w:outlineLvl w:val="2"/>
      </w:pPr>
      <w:r>
        <w:t xml:space="preserve"> </w:t>
      </w:r>
      <w:bookmarkStart w:id="30" w:name="_Toc243976970"/>
      <w:r w:rsidR="006A7E35" w:rsidRPr="00EE4492">
        <w:t>Définition de la fonction i</w:t>
      </w:r>
      <w:bookmarkEnd w:id="30"/>
    </w:p>
    <w:p w14:paraId="49E43DAD" w14:textId="77777777" w:rsidR="006A7E35" w:rsidRPr="00EE4492" w:rsidRDefault="006A7E35" w:rsidP="00B82F2F">
      <w:pPr>
        <w:pStyle w:val="titre3"/>
      </w:pPr>
      <w:r w:rsidRPr="00EE4492">
        <w:t>Identification de la fonction i</w:t>
      </w:r>
    </w:p>
    <w:p w14:paraId="541F0351" w14:textId="77777777" w:rsidR="006A7E35" w:rsidRPr="00EE4492" w:rsidRDefault="0058556E" w:rsidP="00382D4D">
      <w:r>
        <w:t>P</w:t>
      </w:r>
      <w:r w:rsidR="006A7E35" w:rsidRPr="00EE4492">
        <w:t>résenter la fonction :</w:t>
      </w:r>
    </w:p>
    <w:p w14:paraId="44CF22BA" w14:textId="77777777" w:rsidR="006A7E35" w:rsidRPr="00EE4492" w:rsidRDefault="0058556E" w:rsidP="0058556E">
      <w:pPr>
        <w:numPr>
          <w:ilvl w:val="0"/>
          <w:numId w:val="21"/>
        </w:numPr>
      </w:pPr>
      <w:r>
        <w:t>nom de la fonction ;</w:t>
      </w:r>
    </w:p>
    <w:p w14:paraId="59740D6A" w14:textId="77777777" w:rsidR="006A7E35" w:rsidRDefault="003218B5" w:rsidP="0058556E">
      <w:pPr>
        <w:numPr>
          <w:ilvl w:val="0"/>
          <w:numId w:val="21"/>
        </w:numPr>
      </w:pPr>
      <w:r>
        <w:t>rôle, présentation générale ;</w:t>
      </w:r>
    </w:p>
    <w:p w14:paraId="54337F29" w14:textId="77777777" w:rsidR="003218B5" w:rsidRPr="00EE4492" w:rsidRDefault="003218B5" w:rsidP="0058556E">
      <w:pPr>
        <w:numPr>
          <w:ilvl w:val="0"/>
          <w:numId w:val="21"/>
        </w:numPr>
      </w:pPr>
      <w:r>
        <w:t>priorité associée à la réalisation de la fonction (primordiale, secondaire, facultative).</w:t>
      </w:r>
    </w:p>
    <w:p w14:paraId="56A23810" w14:textId="77777777" w:rsidR="006A7E35" w:rsidRPr="00EE4492" w:rsidRDefault="006A7E35" w:rsidP="00B82F2F">
      <w:pPr>
        <w:pStyle w:val="titre3"/>
      </w:pPr>
      <w:r w:rsidRPr="00EE4492">
        <w:t>Description de la fonction i</w:t>
      </w:r>
    </w:p>
    <w:p w14:paraId="284D946E" w14:textId="77777777" w:rsidR="0058556E" w:rsidRDefault="0058556E" w:rsidP="00382D4D">
      <w:r>
        <w:t>D</w:t>
      </w:r>
      <w:r w:rsidR="006A7E35" w:rsidRPr="00EE4492">
        <w:t>écrire précisément</w:t>
      </w:r>
      <w:r>
        <w:t> :</w:t>
      </w:r>
    </w:p>
    <w:p w14:paraId="434418E7" w14:textId="77777777" w:rsidR="0058556E" w:rsidRDefault="0058556E" w:rsidP="0058556E">
      <w:pPr>
        <w:numPr>
          <w:ilvl w:val="0"/>
          <w:numId w:val="22"/>
        </w:numPr>
      </w:pPr>
      <w:r>
        <w:lastRenderedPageBreak/>
        <w:t>l</w:t>
      </w:r>
      <w:r w:rsidRPr="0058556E">
        <w:t>es entré</w:t>
      </w:r>
      <w:r>
        <w:t>es et l</w:t>
      </w:r>
      <w:r w:rsidRPr="0058556E">
        <w:t>es sorties</w:t>
      </w:r>
      <w:r>
        <w:t xml:space="preserve"> ainsi que les préconditions et postconditions déjà connues</w:t>
      </w:r>
      <w:r w:rsidR="00312B09">
        <w:t xml:space="preserve">, uniquement sous forme textuelle </w:t>
      </w:r>
      <w:r w:rsidR="0040287E">
        <w:t xml:space="preserve">et </w:t>
      </w:r>
      <w:r w:rsidR="00312B09">
        <w:t xml:space="preserve">en </w:t>
      </w:r>
      <w:r w:rsidR="00C4586D">
        <w:t>langue naturelle</w:t>
      </w:r>
      <w:r w:rsidR="00312B09">
        <w:t xml:space="preserve"> </w:t>
      </w:r>
      <w:r w:rsidR="0040287E">
        <w:t>(</w:t>
      </w:r>
      <w:r w:rsidR="00312B09">
        <w:t>pas dans un pseudo langage algorithmique)</w:t>
      </w:r>
      <w:r w:rsidR="00B878A0">
        <w:t>. Si ces E/S sont connectées à d’autres fonction ou interfaces, le préciser également</w:t>
      </w:r>
      <w:r>
        <w:t> ;</w:t>
      </w:r>
    </w:p>
    <w:p w14:paraId="267C20B3" w14:textId="77777777" w:rsidR="0058556E" w:rsidRDefault="00B878A0" w:rsidP="00382D4D">
      <w:pPr>
        <w:numPr>
          <w:ilvl w:val="0"/>
          <w:numId w:val="22"/>
        </w:numPr>
      </w:pPr>
      <w:r>
        <w:t>les composants avec lesquels cette fonction interagie (données/composants utilisés/modifiés, etc. ;</w:t>
      </w:r>
    </w:p>
    <w:p w14:paraId="02FF3126" w14:textId="77777777" w:rsidR="006A7E35" w:rsidRDefault="006A7E35" w:rsidP="00382D4D">
      <w:pPr>
        <w:numPr>
          <w:ilvl w:val="0"/>
          <w:numId w:val="22"/>
        </w:numPr>
      </w:pPr>
      <w:r w:rsidRPr="00EE4492">
        <w:t>le traitement associé à la</w:t>
      </w:r>
      <w:r>
        <w:t xml:space="preserve"> fonction et à ses </w:t>
      </w:r>
      <w:r w:rsidR="00B878A0">
        <w:t>interfaces.</w:t>
      </w:r>
      <w:r w:rsidR="009316FB">
        <w:t xml:space="preserve"> Il peut s’agir d’une explication ou d’un pseudo-algorithme général précisant les différentes étapes du traitement. Lors de l’analyse, ce dernier pourra être précisément représenté par un diagramme d’</w:t>
      </w:r>
      <w:r w:rsidR="002E2757">
        <w:t>activité ;</w:t>
      </w:r>
    </w:p>
    <w:p w14:paraId="130D222D" w14:textId="77777777" w:rsidR="002E2757" w:rsidRPr="00EE4492" w:rsidRDefault="002E2757" w:rsidP="00382D4D">
      <w:pPr>
        <w:numPr>
          <w:ilvl w:val="0"/>
          <w:numId w:val="22"/>
        </w:numPr>
      </w:pPr>
      <w:r>
        <w:t>si une gestion des erreurs spécifique (hors format des E/S) est prévue et comment celle-ci doit être mise en place si cela est déjà connu (notamment pour les fonctions sensibles).</w:t>
      </w:r>
    </w:p>
    <w:p w14:paraId="79E4C1A2" w14:textId="77777777" w:rsidR="006A7E35" w:rsidRPr="00EE4492" w:rsidRDefault="006A7E35" w:rsidP="00DB517D">
      <w:pPr>
        <w:pStyle w:val="titre1"/>
        <w:outlineLvl w:val="1"/>
      </w:pPr>
      <w:bookmarkStart w:id="31" w:name="_Toc243976971"/>
      <w:r w:rsidRPr="00EE4492">
        <w:t>Conditions de fonctionnement</w:t>
      </w:r>
      <w:bookmarkEnd w:id="31"/>
    </w:p>
    <w:p w14:paraId="57E557EA" w14:textId="77777777" w:rsidR="006A7E35" w:rsidRPr="00EE4492" w:rsidRDefault="006A7E35" w:rsidP="00382D4D">
      <w:r w:rsidRPr="00EE4492">
        <w:t xml:space="preserve">Il faut dans ce paragraphe décrire les dispositions qu’il est nécessaire de prendre en compte </w:t>
      </w:r>
      <w:r w:rsidR="00212CA6">
        <w:t>pour les différentes conditions</w:t>
      </w:r>
      <w:r w:rsidRPr="00EE4492">
        <w:t xml:space="preserve"> de fonctionnement </w:t>
      </w:r>
      <w:r w:rsidR="00212CA6">
        <w:t>su systèmes.</w:t>
      </w:r>
    </w:p>
    <w:p w14:paraId="146A93C9" w14:textId="77777777" w:rsidR="006A7E35" w:rsidRPr="00EE4492" w:rsidRDefault="00B82F2F" w:rsidP="00DB517D">
      <w:pPr>
        <w:pStyle w:val="titre2"/>
        <w:outlineLvl w:val="2"/>
      </w:pPr>
      <w:r>
        <w:t xml:space="preserve"> </w:t>
      </w:r>
      <w:bookmarkStart w:id="32" w:name="_Toc243976972"/>
      <w:r w:rsidR="006A7E35" w:rsidRPr="00EE4492">
        <w:t>Performances</w:t>
      </w:r>
      <w:bookmarkEnd w:id="32"/>
    </w:p>
    <w:p w14:paraId="57B44F73" w14:textId="77777777" w:rsidR="006A7E35" w:rsidRPr="00EE4492" w:rsidRDefault="006A7E35" w:rsidP="00382D4D">
      <w:r w:rsidRPr="00EE4492">
        <w:t>Préciser en termes mesurables, les spécifica</w:t>
      </w:r>
      <w:r>
        <w:t xml:space="preserve">tions temps réel liées à </w:t>
      </w:r>
      <w:r w:rsidRPr="00EE4492">
        <w:t>l’utilisation du système :</w:t>
      </w:r>
    </w:p>
    <w:p w14:paraId="3B58C8EB" w14:textId="77777777" w:rsidR="006A7E35" w:rsidRPr="00EE4492" w:rsidRDefault="006A7E35" w:rsidP="00212CA6">
      <w:pPr>
        <w:numPr>
          <w:ilvl w:val="0"/>
          <w:numId w:val="23"/>
        </w:numPr>
      </w:pPr>
      <w:r w:rsidRPr="00586D6C">
        <w:t>du point de vue de l’utilisateur :</w:t>
      </w:r>
      <w:r w:rsidR="00212CA6" w:rsidRPr="00586D6C">
        <w:t xml:space="preserve"> </w:t>
      </w:r>
      <w:r w:rsidRPr="00EE4492">
        <w:t>temps de réponse souhaité, fréquence d’utilisa</w:t>
      </w:r>
      <w:r>
        <w:t xml:space="preserve">tion, temps </w:t>
      </w:r>
      <w:r w:rsidRPr="00EE4492">
        <w:t>d’ind</w:t>
      </w:r>
      <w:r w:rsidR="00212CA6">
        <w:t>isponibilité acceptable, etc. ;</w:t>
      </w:r>
    </w:p>
    <w:p w14:paraId="5820A68D" w14:textId="77777777" w:rsidR="006A7E35" w:rsidRPr="00EE4492" w:rsidRDefault="006A7E35" w:rsidP="00212CA6">
      <w:pPr>
        <w:numPr>
          <w:ilvl w:val="0"/>
          <w:numId w:val="23"/>
        </w:numPr>
      </w:pPr>
      <w:r w:rsidRPr="00586D6C">
        <w:t xml:space="preserve">du point de vue de l’environnement : </w:t>
      </w:r>
      <w:r w:rsidRPr="00EE4492">
        <w:t>fréquence moyenne d’acquisition d’éta</w:t>
      </w:r>
      <w:r>
        <w:t xml:space="preserve">ts ou de mesures, </w:t>
      </w:r>
      <w:r w:rsidR="00212CA6">
        <w:t>fréquence maximale d’E/S, etc.</w:t>
      </w:r>
    </w:p>
    <w:p w14:paraId="77A25E7D" w14:textId="77777777" w:rsidR="006A7E35" w:rsidRPr="00EE4492" w:rsidRDefault="006A7E35" w:rsidP="00DB517D">
      <w:pPr>
        <w:pStyle w:val="titre2"/>
        <w:outlineLvl w:val="2"/>
      </w:pPr>
      <w:r w:rsidRPr="00EE4492">
        <w:t xml:space="preserve">  </w:t>
      </w:r>
      <w:bookmarkStart w:id="33" w:name="_Toc243976973"/>
      <w:r w:rsidRPr="00EE4492">
        <w:t>Capacités</w:t>
      </w:r>
      <w:bookmarkEnd w:id="33"/>
    </w:p>
    <w:p w14:paraId="2B0FD780" w14:textId="77777777" w:rsidR="006A7E35" w:rsidRPr="00EE4492" w:rsidRDefault="006A7E35" w:rsidP="00382D4D">
      <w:r w:rsidRPr="00EE4492">
        <w:t>Décrire les limites des problèmes traitables par le système et les</w:t>
      </w:r>
      <w:r>
        <w:t xml:space="preserve"> </w:t>
      </w:r>
      <w:r w:rsidRPr="00EE4492">
        <w:t>limites des éventuelles extensions comme par exemple :</w:t>
      </w:r>
    </w:p>
    <w:p w14:paraId="19CB072B" w14:textId="77777777" w:rsidR="006A7E35" w:rsidRPr="00EE4492" w:rsidRDefault="00212CA6" w:rsidP="00212CA6">
      <w:pPr>
        <w:numPr>
          <w:ilvl w:val="0"/>
          <w:numId w:val="24"/>
        </w:numPr>
      </w:pPr>
      <w:r>
        <w:t>nombre max de terminaux ;</w:t>
      </w:r>
    </w:p>
    <w:p w14:paraId="1CDEC2E8" w14:textId="77777777" w:rsidR="006A7E35" w:rsidRPr="00EE4492" w:rsidRDefault="006A7E35" w:rsidP="00212CA6">
      <w:pPr>
        <w:numPr>
          <w:ilvl w:val="0"/>
          <w:numId w:val="24"/>
        </w:numPr>
      </w:pPr>
      <w:r w:rsidRPr="00EE4492">
        <w:t>nombre max de points d’acqui</w:t>
      </w:r>
      <w:r w:rsidR="00212CA6">
        <w:t>sition ;</w:t>
      </w:r>
    </w:p>
    <w:p w14:paraId="28E8004B" w14:textId="77777777" w:rsidR="006A7E35" w:rsidRDefault="00212CA6" w:rsidP="00212CA6">
      <w:pPr>
        <w:numPr>
          <w:ilvl w:val="0"/>
          <w:numId w:val="24"/>
        </w:numPr>
      </w:pPr>
      <w:r>
        <w:t>n</w:t>
      </w:r>
      <w:r w:rsidR="006A7E35" w:rsidRPr="00EE4492">
        <w:t>ombre max de transac</w:t>
      </w:r>
      <w:r>
        <w:t>tions simultanées de tel type, etc. ;</w:t>
      </w:r>
    </w:p>
    <w:p w14:paraId="6760180F" w14:textId="77777777" w:rsidR="00212CA6" w:rsidRDefault="00212CA6" w:rsidP="00212CA6">
      <w:pPr>
        <w:numPr>
          <w:ilvl w:val="0"/>
          <w:numId w:val="24"/>
        </w:numPr>
      </w:pPr>
      <w:r>
        <w:t>capacité max de stockage ;</w:t>
      </w:r>
    </w:p>
    <w:p w14:paraId="6C87D6FB" w14:textId="77777777" w:rsidR="00212CA6" w:rsidRPr="00EE4492" w:rsidRDefault="00212CA6" w:rsidP="00212CA6">
      <w:pPr>
        <w:numPr>
          <w:ilvl w:val="0"/>
          <w:numId w:val="24"/>
        </w:numPr>
      </w:pPr>
      <w:r>
        <w:t>taille max des données traitées ;</w:t>
      </w:r>
    </w:p>
    <w:p w14:paraId="324F4BBA" w14:textId="77777777" w:rsidR="006A7E35" w:rsidRPr="00EE4492" w:rsidRDefault="006A7E35" w:rsidP="00212CA6">
      <w:pPr>
        <w:numPr>
          <w:ilvl w:val="0"/>
          <w:numId w:val="24"/>
        </w:numPr>
      </w:pPr>
      <w:r w:rsidRPr="00EE4492">
        <w:t>etc.</w:t>
      </w:r>
    </w:p>
    <w:p w14:paraId="2718F1D1" w14:textId="77777777" w:rsidR="006A7E35" w:rsidRPr="00EE4492" w:rsidRDefault="006A7E35" w:rsidP="00DB517D">
      <w:pPr>
        <w:pStyle w:val="titre2"/>
        <w:outlineLvl w:val="2"/>
      </w:pPr>
      <w:r w:rsidRPr="00EE4492">
        <w:t xml:space="preserve">  </w:t>
      </w:r>
      <w:bookmarkStart w:id="34" w:name="_Toc243976974"/>
      <w:r w:rsidRPr="00EE4492">
        <w:t>Modes de fonctionnement</w:t>
      </w:r>
      <w:r w:rsidR="00C304A6">
        <w:t xml:space="preserve"> </w:t>
      </w:r>
      <w:r w:rsidR="00C304A6" w:rsidRPr="00330D59">
        <w:rPr>
          <w:b w:val="0"/>
          <w:sz w:val="18"/>
        </w:rPr>
        <w:t>(optionnel)</w:t>
      </w:r>
      <w:bookmarkEnd w:id="34"/>
    </w:p>
    <w:p w14:paraId="0301B133" w14:textId="77777777" w:rsidR="006A7E35" w:rsidRPr="00EE4492" w:rsidRDefault="006A7E35" w:rsidP="00382D4D">
      <w:r w:rsidRPr="00EE4492">
        <w:t>Décrire les modes d’exploitation du système tels que :</w:t>
      </w:r>
    </w:p>
    <w:p w14:paraId="72F7B5EF" w14:textId="77777777" w:rsidR="006A7E35" w:rsidRPr="00EE4492" w:rsidRDefault="00212CA6" w:rsidP="00212CA6">
      <w:pPr>
        <w:numPr>
          <w:ilvl w:val="0"/>
          <w:numId w:val="25"/>
        </w:numPr>
      </w:pPr>
      <w:r>
        <w:t>la mise sous tension ;</w:t>
      </w:r>
    </w:p>
    <w:p w14:paraId="240B8BD0" w14:textId="77777777" w:rsidR="006A7E35" w:rsidRPr="00EE4492" w:rsidRDefault="00212CA6" w:rsidP="00212CA6">
      <w:pPr>
        <w:numPr>
          <w:ilvl w:val="0"/>
          <w:numId w:val="25"/>
        </w:numPr>
      </w:pPr>
      <w:r>
        <w:t>l’arrêt ;</w:t>
      </w:r>
    </w:p>
    <w:p w14:paraId="69FF6A06" w14:textId="77777777" w:rsidR="006A7E35" w:rsidRPr="00EE4492" w:rsidRDefault="00212CA6" w:rsidP="00212CA6">
      <w:pPr>
        <w:numPr>
          <w:ilvl w:val="0"/>
          <w:numId w:val="25"/>
        </w:numPr>
      </w:pPr>
      <w:r>
        <w:t>la reprise de secours ;</w:t>
      </w:r>
    </w:p>
    <w:p w14:paraId="0693629E" w14:textId="77777777" w:rsidR="006A7E35" w:rsidRPr="00EE4492" w:rsidRDefault="00212CA6" w:rsidP="00212CA6">
      <w:pPr>
        <w:numPr>
          <w:ilvl w:val="0"/>
          <w:numId w:val="25"/>
        </w:numPr>
      </w:pPr>
      <w:r>
        <w:t>les modes dégradés ;</w:t>
      </w:r>
    </w:p>
    <w:p w14:paraId="5F3AF33B" w14:textId="77777777" w:rsidR="006A7E35" w:rsidRPr="00EE4492" w:rsidRDefault="00212CA6" w:rsidP="00212CA6">
      <w:pPr>
        <w:numPr>
          <w:ilvl w:val="0"/>
          <w:numId w:val="25"/>
        </w:numPr>
      </w:pPr>
      <w:r>
        <w:t>etc.</w:t>
      </w:r>
    </w:p>
    <w:p w14:paraId="7392023C" w14:textId="77777777" w:rsidR="006A7E35" w:rsidRPr="00EE4492" w:rsidRDefault="006A7E35" w:rsidP="00DB517D">
      <w:pPr>
        <w:pStyle w:val="titre2"/>
        <w:outlineLvl w:val="2"/>
      </w:pPr>
      <w:r w:rsidRPr="00EE4492">
        <w:t xml:space="preserve">  </w:t>
      </w:r>
      <w:bookmarkStart w:id="35" w:name="_Toc243976975"/>
      <w:r w:rsidRPr="00EE4492">
        <w:t>Contrôlabilité</w:t>
      </w:r>
      <w:bookmarkEnd w:id="35"/>
    </w:p>
    <w:p w14:paraId="436CB5E7" w14:textId="77777777" w:rsidR="006A7E35" w:rsidRPr="00EE4492" w:rsidRDefault="006A7E35" w:rsidP="00382D4D">
      <w:r w:rsidRPr="00EE4492">
        <w:t>Il faut décrire, si elles existent, les spécifications pa</w:t>
      </w:r>
      <w:r>
        <w:t xml:space="preserve">rticulières </w:t>
      </w:r>
      <w:r w:rsidRPr="00EE4492">
        <w:t>permettant de sui</w:t>
      </w:r>
      <w:r w:rsidR="00C304A6">
        <w:t>vre l’exécution d’un traitement (fichier de log, niveaux d’affichages en mode debug, etc.)</w:t>
      </w:r>
    </w:p>
    <w:p w14:paraId="3C8B2D5E" w14:textId="77777777" w:rsidR="006A7E35" w:rsidRPr="00EE4492" w:rsidRDefault="006A7E35" w:rsidP="00DB517D">
      <w:pPr>
        <w:pStyle w:val="titre2"/>
        <w:outlineLvl w:val="2"/>
      </w:pPr>
      <w:bookmarkStart w:id="36" w:name="_Toc243976976"/>
      <w:r w:rsidRPr="00EE4492">
        <w:t>Sécurité</w:t>
      </w:r>
      <w:bookmarkEnd w:id="36"/>
      <w:r w:rsidR="00C304A6">
        <w:t xml:space="preserve"> </w:t>
      </w:r>
    </w:p>
    <w:p w14:paraId="42584FCE" w14:textId="77777777" w:rsidR="006A7E35" w:rsidRPr="00EE4492" w:rsidRDefault="006A7E35" w:rsidP="00382D4D">
      <w:r w:rsidRPr="00EE4492">
        <w:lastRenderedPageBreak/>
        <w:t>Indiquer le niveau de confidentialité du système (contrôle d’a</w:t>
      </w:r>
      <w:r>
        <w:t xml:space="preserve">ccès des </w:t>
      </w:r>
      <w:r w:rsidRPr="00EE4492">
        <w:t>utilisateurs, mot</w:t>
      </w:r>
      <w:r w:rsidR="00C304A6">
        <w:t>s clefs, mots de passe, etc.</w:t>
      </w:r>
      <w:r w:rsidRPr="00EE4492">
        <w:t xml:space="preserve">). </w:t>
      </w:r>
      <w:r w:rsidR="00C304A6">
        <w:t xml:space="preserve">Ceci est directement lié aux différents types d’utilisateurs (cf. </w:t>
      </w:r>
      <w:fldSimple w:instr=" REF _Ref242978159 \r ">
        <w:r w:rsidR="00902D49">
          <w:t>3.2</w:t>
        </w:r>
      </w:fldSimple>
      <w:r w:rsidR="00C304A6">
        <w:t>).</w:t>
      </w:r>
    </w:p>
    <w:p w14:paraId="50FA77D0" w14:textId="77777777" w:rsidR="006A7E35" w:rsidRPr="00EE4492" w:rsidRDefault="006A7E35" w:rsidP="00DB517D">
      <w:pPr>
        <w:pStyle w:val="titre2"/>
        <w:outlineLvl w:val="2"/>
      </w:pPr>
      <w:r w:rsidRPr="00EE4492">
        <w:t xml:space="preserve">  </w:t>
      </w:r>
      <w:bookmarkStart w:id="37" w:name="_Toc243976977"/>
      <w:r w:rsidRPr="00EE4492">
        <w:t>Intégrité</w:t>
      </w:r>
      <w:r w:rsidR="00C304A6">
        <w:t xml:space="preserve"> </w:t>
      </w:r>
      <w:r w:rsidR="00C304A6" w:rsidRPr="00330D59">
        <w:rPr>
          <w:b w:val="0"/>
          <w:sz w:val="18"/>
        </w:rPr>
        <w:t>(optionnel)</w:t>
      </w:r>
      <w:bookmarkEnd w:id="37"/>
    </w:p>
    <w:p w14:paraId="33D34892" w14:textId="77777777" w:rsidR="006A7E35" w:rsidRPr="00EE4492" w:rsidRDefault="006A7E35" w:rsidP="00382D4D">
      <w:r w:rsidRPr="00EE4492">
        <w:t>Préciser les protections contre la déco</w:t>
      </w:r>
      <w:r>
        <w:t xml:space="preserve">nnexion imprévue, les pertes </w:t>
      </w:r>
      <w:r w:rsidR="00C304A6">
        <w:t>d’information, etc.</w:t>
      </w:r>
      <w:r w:rsidRPr="00EE4492">
        <w:t xml:space="preserve"> et quelles sont les procédures à suivre pour resta</w:t>
      </w:r>
      <w:r>
        <w:t xml:space="preserve">urer les </w:t>
      </w:r>
      <w:r w:rsidRPr="00EE4492">
        <w:t>données du système. Y-a-t-il des situations non protégées ?</w:t>
      </w:r>
    </w:p>
    <w:p w14:paraId="4B93D2FE" w14:textId="77777777" w:rsidR="006A7E35" w:rsidRPr="00EE4492" w:rsidRDefault="006A7E35" w:rsidP="00DB517D">
      <w:pPr>
        <w:pStyle w:val="titre2"/>
        <w:outlineLvl w:val="2"/>
      </w:pPr>
      <w:r w:rsidRPr="00EE4492">
        <w:t xml:space="preserve">  </w:t>
      </w:r>
      <w:bookmarkStart w:id="38" w:name="_Toc243976978"/>
      <w:r w:rsidRPr="00EE4492">
        <w:t>Conformité aux standards</w:t>
      </w:r>
      <w:r w:rsidR="00C304A6">
        <w:t xml:space="preserve"> </w:t>
      </w:r>
      <w:r w:rsidR="00C304A6" w:rsidRPr="00330D59">
        <w:rPr>
          <w:b w:val="0"/>
          <w:sz w:val="18"/>
        </w:rPr>
        <w:t>(optionnel)</w:t>
      </w:r>
      <w:bookmarkEnd w:id="38"/>
    </w:p>
    <w:p w14:paraId="01123ED5" w14:textId="77777777" w:rsidR="006A7E35" w:rsidRPr="00EE4492" w:rsidRDefault="006A7E35" w:rsidP="00382D4D">
      <w:r w:rsidRPr="00EE4492">
        <w:t>Les références aux standards ou nor</w:t>
      </w:r>
      <w:r>
        <w:t xml:space="preserve">mes (CCITT, ISO, AFNOR, ...) </w:t>
      </w:r>
      <w:r w:rsidRPr="00EE4492">
        <w:t>devront être notées.</w:t>
      </w:r>
    </w:p>
    <w:p w14:paraId="34011BB7" w14:textId="77777777" w:rsidR="006A7E35" w:rsidRPr="00EE4492" w:rsidRDefault="006A7E35" w:rsidP="00DB517D">
      <w:pPr>
        <w:pStyle w:val="titre2"/>
        <w:outlineLvl w:val="2"/>
      </w:pPr>
      <w:r w:rsidRPr="00EE4492">
        <w:t xml:space="preserve">  </w:t>
      </w:r>
      <w:bookmarkStart w:id="39" w:name="_Toc243976979"/>
      <w:r w:rsidRPr="00EE4492">
        <w:t>Facteurs de Qualité</w:t>
      </w:r>
      <w:r w:rsidR="00C304A6">
        <w:t xml:space="preserve"> </w:t>
      </w:r>
      <w:r w:rsidR="00C304A6" w:rsidRPr="00330D59">
        <w:rPr>
          <w:b w:val="0"/>
          <w:sz w:val="18"/>
        </w:rPr>
        <w:t>(optionnel)</w:t>
      </w:r>
      <w:bookmarkEnd w:id="39"/>
    </w:p>
    <w:p w14:paraId="29910703" w14:textId="77777777" w:rsidR="006A7E35" w:rsidRPr="00EE4492" w:rsidRDefault="006A7E35" w:rsidP="00382D4D">
      <w:r w:rsidRPr="00EE4492">
        <w:t>Il faut ici faire référence à un plan qualité du logiciel si nécessa</w:t>
      </w:r>
      <w:r>
        <w:t>ire</w:t>
      </w:r>
      <w:r w:rsidRPr="00EE4492">
        <w:t>.</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12895DA8" w14:textId="77777777" w:rsidR="00553C46" w:rsidRDefault="00553C46" w:rsidP="00382D4D"/>
    <w:p w14:paraId="3ADAAC5B" w14:textId="77777777" w:rsidR="00553C46" w:rsidRDefault="00553C46" w:rsidP="00382D4D"/>
    <w:p w14:paraId="7212ECFB" w14:textId="77777777" w:rsidR="00553C46" w:rsidRDefault="00553C46" w:rsidP="00382D4D">
      <w:pPr>
        <w:sectPr w:rsidR="00553C46" w:rsidSect="00BA45EF">
          <w:headerReference w:type="default" r:id="rId31"/>
          <w:footerReference w:type="default" r:id="rId32"/>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40" w:name="_Toc243976980"/>
      <w:bookmarkStart w:id="41" w:name="_Ref243977111"/>
      <w:r>
        <w:lastRenderedPageBreak/>
        <w:t>P</w:t>
      </w:r>
      <w:r w:rsidR="00367A22">
        <w:t xml:space="preserve">lan de </w:t>
      </w:r>
      <w:r w:rsidR="00CB354A">
        <w:t>développement</w:t>
      </w:r>
      <w:bookmarkEnd w:id="40"/>
      <w:bookmarkEnd w:id="41"/>
    </w:p>
    <w:p w14:paraId="1C5A02EC" w14:textId="77777777" w:rsidR="00367A22" w:rsidRPr="00BB4297" w:rsidRDefault="00367A22" w:rsidP="00BB4297">
      <w:pPr>
        <w:pStyle w:val="titre1"/>
        <w:outlineLvl w:val="0"/>
      </w:pPr>
      <w:bookmarkStart w:id="42" w:name="_Toc243976981"/>
      <w:r w:rsidRPr="00BB4297">
        <w:t>Découpage du projet en tâches</w:t>
      </w:r>
      <w:bookmarkEnd w:id="42"/>
    </w:p>
    <w:p w14:paraId="442ED7B9" w14:textId="77777777" w:rsidR="00637A12" w:rsidRDefault="00367A22" w:rsidP="00367A22">
      <w:r>
        <w:t xml:space="preserve">Vous devez dans cette partie réfléchir à la structuration de votre projet en tâches. </w:t>
      </w:r>
      <w:r w:rsidR="002034F3">
        <w:t xml:space="preserve">Une tâche correspond ici à un ensemble de réalisations ayant une cohésion d’ensemble. Il peut s’agir de composants ou de fonctionnalités du système tels qu’identifiés dans les sections </w:t>
      </w:r>
      <w:fldSimple w:instr=" REF _Ref242979424 \r ">
        <w:r w:rsidR="002034F3">
          <w:t>5</w:t>
        </w:r>
      </w:fldSimple>
      <w:r w:rsidR="002034F3">
        <w:t xml:space="preserve"> et </w:t>
      </w:r>
      <w:fldSimple w:instr=" REF _Ref242979429 \r ">
        <w:r w:rsidR="002034F3">
          <w:t>6</w:t>
        </w:r>
      </w:fldSimple>
      <w:r w:rsidR="000A3C46">
        <w:t xml:space="preserve"> mais le plus souvent, les tâches sont transversales aux fonctions et/ou aux composants.</w:t>
      </w:r>
      <w:r w:rsidR="00540A7C">
        <w:t xml:space="preserve"> Ainsi, selon le point de vue adopté, un composant pourra effectuer plusieurs fonctions, une fonction pourra travailler sur plusieurs composants, etc. De même, la réalisation des interfaces homme/machine peut faire l’objet de tâches à part entière (améliore leur indépendance et </w:t>
      </w:r>
      <w:r w:rsidR="00FF4967">
        <w:t>les rend plus facilement</w:t>
      </w:r>
      <w:r w:rsidR="00540A7C">
        <w:t xml:space="preserve"> évoluti</w:t>
      </w:r>
      <w:r w:rsidR="00FF4967">
        <w:t xml:space="preserve">ve) ou encore peut être intégrée à la réalisation de chaque composant auquel elles se </w:t>
      </w:r>
      <w:r w:rsidR="00637A12">
        <w:t>rapportent</w:t>
      </w:r>
      <w:r w:rsidR="00FF4967">
        <w:t>.</w:t>
      </w:r>
      <w:r w:rsidR="00540A7C">
        <w:t xml:space="preserve"> </w:t>
      </w:r>
    </w:p>
    <w:p w14:paraId="5416B2B1" w14:textId="77777777" w:rsidR="00367A22" w:rsidRDefault="00540A7C" w:rsidP="00367A22">
      <w:r>
        <w:t>Ces tâches ne sont pas nécessairement indépendantes les unes des autres même si cela facilite souvent leur identification et permet de répartir plus facilement les charges.</w:t>
      </w:r>
    </w:p>
    <w:p w14:paraId="05D20C04" w14:textId="77777777" w:rsidR="00877AAA" w:rsidRDefault="00877AAA" w:rsidP="00367A22">
      <w:r>
        <w:t>On indiquera également ici les tâches relatives à la gestion de projet (</w:t>
      </w:r>
      <w:r w:rsidR="000D14D9">
        <w:t xml:space="preserve">prise en mains de l’existant, bibliographie, </w:t>
      </w:r>
      <w:r>
        <w:t>rédaction du cahier de spécification, du rapport</w:t>
      </w:r>
      <w:r w:rsidR="008A4CFB">
        <w:t>, de manuels techniques ou utilisateurs, mise en production et recette globale, etc.</w:t>
      </w:r>
    </w:p>
    <w:p w14:paraId="6623B584" w14:textId="77777777" w:rsidR="00637A12" w:rsidRDefault="00637A12" w:rsidP="00367A22">
      <w:r>
        <w:t>Chaque tâche doit être décrite précisément :</w:t>
      </w:r>
    </w:p>
    <w:p w14:paraId="02F76E69" w14:textId="77777777" w:rsidR="00637A12" w:rsidRPr="00BB4297" w:rsidRDefault="00637A12" w:rsidP="00BB4297">
      <w:pPr>
        <w:pStyle w:val="titre2"/>
        <w:outlineLvl w:val="1"/>
      </w:pPr>
      <w:bookmarkStart w:id="43" w:name="_Toc243976982"/>
      <w:r w:rsidRPr="00BB4297">
        <w:t>Tâche i</w:t>
      </w:r>
      <w:bookmarkEnd w:id="43"/>
    </w:p>
    <w:p w14:paraId="6953635F" w14:textId="77777777" w:rsidR="00637A12" w:rsidRPr="009728C2" w:rsidRDefault="00C76C64" w:rsidP="009728C2">
      <w:pPr>
        <w:pStyle w:val="titre3"/>
        <w:outlineLvl w:val="2"/>
      </w:pPr>
      <w:bookmarkStart w:id="44" w:name="_Toc243976983"/>
      <w:r w:rsidRPr="009728C2">
        <w:t>Description de la tâche</w:t>
      </w:r>
      <w:bookmarkEnd w:id="44"/>
    </w:p>
    <w:p w14:paraId="3F181A51" w14:textId="77777777" w:rsidR="00877AAA" w:rsidRDefault="00C76C64" w:rsidP="00C76C64">
      <w:r>
        <w:t xml:space="preserve">Dire en quoi consiste la tâche, quels sont les composants, parties ou fonctions du système qu’elle intègre, le degré de finalisation souhaité (version alpha, beta, etc.), etc. </w:t>
      </w:r>
    </w:p>
    <w:p w14:paraId="1AB66800" w14:textId="77777777" w:rsidR="00877AAA" w:rsidRDefault="00877AAA" w:rsidP="009728C2">
      <w:pPr>
        <w:pStyle w:val="titre3"/>
        <w:outlineLvl w:val="2"/>
      </w:pPr>
      <w:bookmarkStart w:id="45" w:name="_Toc243976984"/>
      <w:r>
        <w:t>Cycle de vie</w:t>
      </w:r>
      <w:bookmarkEnd w:id="45"/>
    </w:p>
    <w:p w14:paraId="62C081EB" w14:textId="77777777" w:rsidR="00C76C64" w:rsidRDefault="00C76C64" w:rsidP="00C76C64">
      <w:r>
        <w:t>S’il s’agit d’une tâche de développement, donner le cycle de vie associé</w:t>
      </w:r>
      <w:r w:rsidR="00877AAA">
        <w:t xml:space="preserve"> pour préciser notamment si des phases de tests (unitaires, fonctionnels, d’intégration) et de recette sont prévus.</w:t>
      </w:r>
    </w:p>
    <w:p w14:paraId="0E44FDE0" w14:textId="77777777" w:rsidR="00C76C64" w:rsidRDefault="00C76C64" w:rsidP="009728C2">
      <w:pPr>
        <w:pStyle w:val="titre3"/>
        <w:outlineLvl w:val="2"/>
      </w:pPr>
      <w:bookmarkStart w:id="46" w:name="_Toc243976985"/>
      <w:r>
        <w:t>Livrables</w:t>
      </w:r>
      <w:bookmarkEnd w:id="46"/>
    </w:p>
    <w:p w14:paraId="07CC2444" w14:textId="77777777" w:rsidR="00877AAA" w:rsidRDefault="00877AAA" w:rsidP="00877AAA">
      <w:r>
        <w:t>Si la tâche requiert un livrable (</w:t>
      </w:r>
      <w:r w:rsidR="008A4CFB">
        <w:t>rapport plus ou moins court</w:t>
      </w:r>
      <w:r w:rsidR="000D14D9">
        <w:t>, livraison d’un composant logiciel, etc.</w:t>
      </w:r>
      <w:r w:rsidR="008A4CFB">
        <w:t xml:space="preserve">), préciser ici sa nature et ce qu’il doit </w:t>
      </w:r>
      <w:r w:rsidR="000D14D9">
        <w:t>contenir ou faire apparaître</w:t>
      </w:r>
      <w:r w:rsidR="008A4CFB">
        <w:t>.</w:t>
      </w:r>
    </w:p>
    <w:p w14:paraId="3D97E66C" w14:textId="77777777" w:rsidR="008A4CFB" w:rsidRDefault="008A4CFB" w:rsidP="009728C2">
      <w:pPr>
        <w:pStyle w:val="titre3"/>
        <w:outlineLvl w:val="2"/>
      </w:pPr>
      <w:bookmarkStart w:id="47" w:name="_Toc243976986"/>
      <w:r>
        <w:t>Estimation de charge</w:t>
      </w:r>
      <w:bookmarkEnd w:id="47"/>
    </w:p>
    <w:p w14:paraId="076F8D09" w14:textId="77777777" w:rsidR="008A4CFB" w:rsidRDefault="008A4CFB" w:rsidP="008A4CFB">
      <w:r>
        <w:t>Estimation du temps en jour/homme nécessaire à la réalisation de la tâche.</w:t>
      </w:r>
    </w:p>
    <w:p w14:paraId="5D8256E7" w14:textId="77777777" w:rsidR="000D14D9" w:rsidRDefault="000D14D9" w:rsidP="009728C2">
      <w:pPr>
        <w:pStyle w:val="titre3"/>
        <w:outlineLvl w:val="2"/>
      </w:pPr>
      <w:bookmarkStart w:id="48" w:name="_Toc243976987"/>
      <w:r>
        <w:t>Contraintes temporelles</w:t>
      </w:r>
      <w:bookmarkEnd w:id="48"/>
    </w:p>
    <w:p w14:paraId="6C4CC471" w14:textId="77777777" w:rsidR="000D14D9" w:rsidRDefault="000D14D9" w:rsidP="000D14D9">
      <w:r>
        <w:t>Indique si des contraintes de temps fortes existent pour la réalisation de la tâche.</w:t>
      </w:r>
    </w:p>
    <w:p w14:paraId="58190BCD" w14:textId="77777777" w:rsidR="008A4CFB" w:rsidRDefault="008A4CFB" w:rsidP="00DB517D">
      <w:pPr>
        <w:pStyle w:val="titre1"/>
        <w:outlineLvl w:val="1"/>
      </w:pPr>
      <w:bookmarkStart w:id="49" w:name="_Toc243976988"/>
      <w:r>
        <w:t>Planning</w:t>
      </w:r>
      <w:bookmarkEnd w:id="49"/>
    </w:p>
    <w:p w14:paraId="53E68EEA" w14:textId="77777777" w:rsidR="008A4CFB" w:rsidRDefault="008A4CFB" w:rsidP="008A4CFB">
      <w:r>
        <w:t xml:space="preserve">Le planning </w:t>
      </w:r>
      <w:r w:rsidR="0040287E">
        <w:t xml:space="preserve">(sous forme de diagramme de Gantt si possible) </w:t>
      </w:r>
      <w:r>
        <w:t>synthétise l’ordonnancement de chacune des tâches en faisant apparaître leu</w:t>
      </w:r>
      <w:r w:rsidR="000D14D9">
        <w:t>r éventuelle parallélisation. Il i</w:t>
      </w:r>
      <w:r>
        <w:t>ndique également les dates clés de la réalisation du projet (soutenance, etc.)</w:t>
      </w:r>
      <w:r w:rsidR="000D14D9">
        <w:t xml:space="preserve"> ainsi que les dates de remise des livrables.</w:t>
      </w:r>
    </w:p>
    <w:p w14:paraId="4F057FDF" w14:textId="77777777" w:rsidR="007828DB" w:rsidRDefault="007828DB">
      <w:pPr>
        <w:spacing w:before="0" w:after="0" w:line="240" w:lineRule="auto"/>
        <w:contextualSpacing w:val="0"/>
        <w:jc w:val="left"/>
      </w:pPr>
      <w:r>
        <w:br w:type="page"/>
      </w:r>
    </w:p>
    <w:p w14:paraId="21077830" w14:textId="77777777" w:rsidR="007828DB" w:rsidRDefault="007828DB" w:rsidP="008A4CFB"/>
    <w:p w14:paraId="369A8BAD" w14:textId="77777777" w:rsidR="007828DB" w:rsidRDefault="007828DB" w:rsidP="008A4CFB">
      <w:pPr>
        <w:sectPr w:rsidR="007828DB" w:rsidSect="00553C46">
          <w:headerReference w:type="default" r:id="rId33"/>
          <w:pgSz w:w="11906" w:h="16838"/>
          <w:pgMar w:top="1417" w:right="1417" w:bottom="1417" w:left="1417" w:header="708" w:footer="708" w:gutter="0"/>
          <w:cols w:space="708"/>
          <w:docGrid w:linePitch="360"/>
        </w:sectPr>
      </w:pPr>
    </w:p>
    <w:p w14:paraId="61ED3533" w14:textId="77777777" w:rsidR="007828DB" w:rsidRDefault="000F7368" w:rsidP="007828DB">
      <w:pPr>
        <w:pStyle w:val="Titre10"/>
      </w:pPr>
      <w:bookmarkStart w:id="50" w:name="_Toc243976989"/>
      <w:bookmarkStart w:id="51" w:name="_Ref243977214"/>
      <w:r>
        <w:lastRenderedPageBreak/>
        <w:t>Gl</w:t>
      </w:r>
      <w:r w:rsidR="00141D6D">
        <w:t>ossaire</w:t>
      </w:r>
      <w:bookmarkEnd w:id="50"/>
      <w:bookmarkEnd w:id="51"/>
    </w:p>
    <w:p w14:paraId="641EDF0F" w14:textId="77777777" w:rsidR="007828DB" w:rsidRDefault="007828DB" w:rsidP="007828DB">
      <w:r w:rsidRPr="007828DB">
        <w:t>Dans cette partie on doit trouver, classés par ordre alphabétique, les définitions des termes courants utilisés, des termes techniques, abréviation, sigles et symboles employés dans l’ensemble du document.</w:t>
      </w:r>
    </w:p>
    <w:p w14:paraId="0F60341E" w14:textId="77777777" w:rsidR="00141D6D" w:rsidRDefault="00141D6D" w:rsidP="007828DB">
      <w:pPr>
        <w:sectPr w:rsidR="00141D6D" w:rsidSect="00553C46">
          <w:headerReference w:type="default" r:id="rId34"/>
          <w:pgSz w:w="11906" w:h="16838"/>
          <w:pgMar w:top="1417" w:right="1417" w:bottom="1417" w:left="1417" w:header="708" w:footer="708" w:gutter="0"/>
          <w:cols w:space="708"/>
          <w:docGrid w:linePitch="360"/>
        </w:sectPr>
      </w:pPr>
    </w:p>
    <w:p w14:paraId="78BC2B6D" w14:textId="77777777" w:rsidR="00173EB9" w:rsidRDefault="00173EB9">
      <w:pPr>
        <w:pStyle w:val="Titre10"/>
      </w:pPr>
      <w:bookmarkStart w:id="52" w:name="_Ref243977346"/>
      <w:bookmarkStart w:id="53" w:name="_Toc243976990"/>
      <w:r>
        <w:lastRenderedPageBreak/>
        <w:t>Bibliographie</w:t>
      </w:r>
      <w:bookmarkEnd w:id="52"/>
      <w:bookmarkEnd w:id="53"/>
    </w:p>
    <w:p w14:paraId="65DAEE34" w14:textId="77777777" w:rsidR="00173EB9" w:rsidRDefault="00173EB9">
      <w:r>
        <w:rPr>
          <w:b/>
          <w:bCs/>
          <w:noProof/>
        </w:rPr>
        <w:t>Aucune source spécifiée dans le document actif.</w:t>
      </w:r>
    </w:p>
    <w:p w14:paraId="1AF1399A" w14:textId="77777777" w:rsidR="00173EB9" w:rsidRDefault="00173EB9" w:rsidP="007828DB"/>
    <w:p w14:paraId="333B9453" w14:textId="77777777" w:rsidR="00173EB9" w:rsidRDefault="00173EB9" w:rsidP="007828DB"/>
    <w:p w14:paraId="0FB603A8" w14:textId="77777777" w:rsidR="007828DB" w:rsidRPr="007828DB" w:rsidRDefault="007828DB" w:rsidP="007828DB">
      <w:r w:rsidRPr="007828DB">
        <w:t>Cette dernière partie recense les références techniques sur le projet sur :</w:t>
      </w:r>
    </w:p>
    <w:p w14:paraId="54B6ECCB" w14:textId="77777777" w:rsidR="007828DB" w:rsidRPr="007828DB" w:rsidRDefault="007828DB" w:rsidP="007828DB">
      <w:pPr>
        <w:numPr>
          <w:ilvl w:val="0"/>
          <w:numId w:val="26"/>
        </w:numPr>
      </w:pPr>
      <w:r w:rsidRPr="007828DB">
        <w:t>les documents relatifs à l’existant et à l’environnement ;</w:t>
      </w:r>
    </w:p>
    <w:p w14:paraId="08A6FA65" w14:textId="77777777" w:rsidR="007828DB" w:rsidRPr="007828DB" w:rsidRDefault="007828DB" w:rsidP="007828DB">
      <w:pPr>
        <w:numPr>
          <w:ilvl w:val="0"/>
          <w:numId w:val="26"/>
        </w:numPr>
      </w:pPr>
      <w:r w:rsidRPr="007828DB">
        <w:t>les documents sur les méthodes et algorithmes cités ;</w:t>
      </w:r>
    </w:p>
    <w:p w14:paraId="08E0B595" w14:textId="77777777" w:rsidR="007828DB" w:rsidRPr="007828DB" w:rsidRDefault="007828DB" w:rsidP="007828DB">
      <w:pPr>
        <w:numPr>
          <w:ilvl w:val="0"/>
          <w:numId w:val="26"/>
        </w:numPr>
      </w:pPr>
      <w:r w:rsidRPr="007828DB">
        <w:t>les documents bibliographiques (internes et externes) ;</w:t>
      </w:r>
    </w:p>
    <w:p w14:paraId="2FA2D425" w14:textId="77777777" w:rsidR="007828DB" w:rsidRDefault="007828DB" w:rsidP="007828DB">
      <w:pPr>
        <w:numPr>
          <w:ilvl w:val="0"/>
          <w:numId w:val="26"/>
        </w:numPr>
      </w:pPr>
      <w:r w:rsidRPr="007828DB">
        <w:t>les sources d’obtention des documents.</w:t>
      </w:r>
    </w:p>
    <w:p w14:paraId="14B16011" w14:textId="77777777" w:rsidR="00141D6D" w:rsidRDefault="00141D6D" w:rsidP="00141D6D"/>
    <w:p w14:paraId="73BF30BB" w14:textId="77777777" w:rsidR="00141D6D" w:rsidRDefault="00141D6D" w:rsidP="00141D6D">
      <w:pPr>
        <w:sectPr w:rsidR="00141D6D" w:rsidSect="00553C46">
          <w:headerReference w:type="default" r:id="rId35"/>
          <w:pgSz w:w="11906" w:h="16838"/>
          <w:pgMar w:top="1417" w:right="1417" w:bottom="1417" w:left="1417" w:header="708" w:footer="708" w:gutter="0"/>
          <w:cols w:space="708"/>
          <w:docGrid w:linePitch="360"/>
        </w:sectPr>
      </w:pPr>
    </w:p>
    <w:p w14:paraId="08BD7DDB" w14:textId="77777777" w:rsidR="00141D6D" w:rsidRPr="007828DB" w:rsidRDefault="00141D6D" w:rsidP="00141D6D"/>
    <w:p w14:paraId="68920137" w14:textId="77777777" w:rsidR="007828DB" w:rsidRPr="007828DB" w:rsidRDefault="007828DB" w:rsidP="00141D6D">
      <w:pPr>
        <w:pStyle w:val="Titre10"/>
      </w:pPr>
      <w:bookmarkStart w:id="54" w:name="_Toc243976991"/>
      <w:bookmarkStart w:id="55" w:name="_Ref243977437"/>
      <w:r w:rsidRPr="007828DB">
        <w:t>Index</w:t>
      </w:r>
      <w:bookmarkEnd w:id="54"/>
      <w:bookmarkEnd w:id="55"/>
    </w:p>
    <w:p w14:paraId="44457FD6" w14:textId="77777777" w:rsidR="007828DB" w:rsidRDefault="007828DB" w:rsidP="007828DB">
      <w:r w:rsidRPr="007828DB">
        <w:tab/>
        <w:t>Cette partie indique les pages où sont traités et mentionnés les sujets et les termes les plus importants du document.</w:t>
      </w:r>
    </w:p>
    <w:p w14:paraId="3945FAF3" w14:textId="77777777" w:rsidR="00173EB9" w:rsidRDefault="00173EB9" w:rsidP="007828DB"/>
    <w:p w14:paraId="4CB91DAF" w14:textId="77777777" w:rsidR="00173EB9" w:rsidRPr="007828DB" w:rsidRDefault="00CC1FFE" w:rsidP="007828DB">
      <w:fldSimple w:instr=" INDEX \e &quot; &quot; \c &quot;2&quot; \z &quot;1036&quot; ">
        <w:r w:rsidR="00173EB9">
          <w:rPr>
            <w:b/>
            <w:bCs/>
            <w:noProof/>
          </w:rPr>
          <w:t>Aucune entrée d'index n'a été trouvée.</w:t>
        </w:r>
      </w:fldSimple>
    </w:p>
    <w:sectPr w:rsidR="00173EB9" w:rsidRPr="007828DB" w:rsidSect="00553C46">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7BD22" w14:textId="77777777" w:rsidR="00820E7F" w:rsidRDefault="00820E7F" w:rsidP="0091305B">
      <w:pPr>
        <w:spacing w:after="0" w:line="240" w:lineRule="auto"/>
      </w:pPr>
      <w:r>
        <w:separator/>
      </w:r>
    </w:p>
  </w:endnote>
  <w:endnote w:type="continuationSeparator" w:id="0">
    <w:p w14:paraId="38B97C80" w14:textId="77777777" w:rsidR="00820E7F" w:rsidRDefault="00820E7F"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LMSans10-Regular">
    <w:altName w:val="Calibri"/>
    <w:panose1 w:val="00000000000000000000"/>
    <w:charset w:val="00"/>
    <w:family w:val="roman"/>
    <w:notTrueType/>
    <w:pitch w:val="default"/>
    <w:sig w:usb0="00000003" w:usb1="00000000" w:usb2="00000000" w:usb3="00000000" w:csb0="00000001" w:csb1="00000000"/>
  </w:font>
  <w:font w:name="LMTypewriter10-Regular">
    <w:altName w:val="Calibri"/>
    <w:panose1 w:val="00000000000000000000"/>
    <w:charset w:val="00"/>
    <w:family w:val="roman"/>
    <w:notTrueType/>
    <w:pitch w:val="default"/>
    <w:sig w:usb0="00000003" w:usb1="00000000" w:usb2="00000000" w:usb3="00000000" w:csb0="00000001" w:csb1="00000000"/>
  </w:font>
  <w:font w:name="LMSans10-Bold">
    <w:altName w:val="Calibr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CA96" w14:textId="77777777" w:rsidR="00CC1FFE" w:rsidRDefault="00CC1FFE">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CC1FFE" w:rsidRDefault="00CC1FFE">
    <w:pPr>
      <w:pStyle w:val="Pieddepage"/>
    </w:pPr>
  </w:p>
  <w:p w14:paraId="17D102A0" w14:textId="77777777" w:rsidR="00CC1FFE" w:rsidRDefault="00CC1FFE">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A5C1D" w14:textId="77777777" w:rsidR="00CC1FFE" w:rsidRDefault="00CC1FFE">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36"/>
      <w:gridCol w:w="1101"/>
      <w:gridCol w:w="4035"/>
    </w:tblGrid>
    <w:tr w:rsidR="00CC1FFE" w:rsidRPr="00775354" w14:paraId="7C099CA8" w14:textId="77777777" w:rsidTr="00BA45EF">
      <w:trPr>
        <w:trHeight w:val="151"/>
      </w:trPr>
      <w:tc>
        <w:tcPr>
          <w:tcW w:w="2169" w:type="pct"/>
          <w:tcBorders>
            <w:bottom w:val="single" w:sz="4" w:space="0" w:color="4F81BD"/>
          </w:tcBorders>
        </w:tcPr>
        <w:p w14:paraId="54C23998" w14:textId="77777777" w:rsidR="00CC1FFE" w:rsidRPr="00775354" w:rsidRDefault="00CC1FFE">
          <w:pPr>
            <w:pStyle w:val="En-tte"/>
            <w:rPr>
              <w:rFonts w:ascii="Cambria" w:hAnsi="Cambria"/>
              <w:b/>
              <w:bCs/>
            </w:rPr>
          </w:pPr>
        </w:p>
      </w:tc>
      <w:tc>
        <w:tcPr>
          <w:tcW w:w="606" w:type="pct"/>
          <w:vMerge w:val="restart"/>
          <w:noWrap/>
          <w:vAlign w:val="center"/>
        </w:tcPr>
        <w:p w14:paraId="3A286472" w14:textId="77777777" w:rsidR="00CC1FFE" w:rsidRPr="00775354" w:rsidRDefault="00CC1FFE">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F45B8D" w:rsidRPr="00F45B8D">
            <w:rPr>
              <w:rFonts w:ascii="Cambria" w:hAnsi="Cambria"/>
              <w:b/>
              <w:noProof/>
            </w:rPr>
            <w:t>21</w:t>
          </w:r>
          <w:r>
            <w:fldChar w:fldCharType="end"/>
          </w:r>
        </w:p>
      </w:tc>
      <w:tc>
        <w:tcPr>
          <w:tcW w:w="2224" w:type="pct"/>
          <w:tcBorders>
            <w:bottom w:val="single" w:sz="4" w:space="0" w:color="4F81BD"/>
          </w:tcBorders>
        </w:tcPr>
        <w:p w14:paraId="3AA2364B" w14:textId="77777777" w:rsidR="00CC1FFE" w:rsidRPr="00775354" w:rsidRDefault="00CC1FFE">
          <w:pPr>
            <w:pStyle w:val="En-tte"/>
            <w:rPr>
              <w:rFonts w:ascii="Cambria" w:hAnsi="Cambria"/>
              <w:b/>
              <w:bCs/>
            </w:rPr>
          </w:pPr>
        </w:p>
      </w:tc>
    </w:tr>
    <w:tr w:rsidR="00CC1FFE" w:rsidRPr="00775354" w14:paraId="190ABD85" w14:textId="77777777" w:rsidTr="00BA45EF">
      <w:trPr>
        <w:trHeight w:val="150"/>
      </w:trPr>
      <w:tc>
        <w:tcPr>
          <w:tcW w:w="2169" w:type="pct"/>
          <w:tcBorders>
            <w:top w:val="single" w:sz="4" w:space="0" w:color="4F81BD"/>
          </w:tcBorders>
        </w:tcPr>
        <w:p w14:paraId="17CBC8D4" w14:textId="77777777" w:rsidR="00CC1FFE" w:rsidRPr="00775354" w:rsidRDefault="00CC1FFE">
          <w:pPr>
            <w:pStyle w:val="En-tte"/>
            <w:rPr>
              <w:rFonts w:ascii="Cambria" w:hAnsi="Cambria"/>
              <w:b/>
              <w:bCs/>
            </w:rPr>
          </w:pPr>
        </w:p>
      </w:tc>
      <w:tc>
        <w:tcPr>
          <w:tcW w:w="606" w:type="pct"/>
          <w:vMerge/>
        </w:tcPr>
        <w:p w14:paraId="7FE420CA" w14:textId="77777777" w:rsidR="00CC1FFE" w:rsidRPr="00775354" w:rsidRDefault="00CC1FFE">
          <w:pPr>
            <w:pStyle w:val="En-tte"/>
            <w:jc w:val="center"/>
            <w:rPr>
              <w:rFonts w:ascii="Cambria" w:hAnsi="Cambria"/>
              <w:b/>
              <w:bCs/>
            </w:rPr>
          </w:pPr>
        </w:p>
      </w:tc>
      <w:tc>
        <w:tcPr>
          <w:tcW w:w="2224" w:type="pct"/>
          <w:tcBorders>
            <w:top w:val="single" w:sz="4" w:space="0" w:color="4F81BD"/>
          </w:tcBorders>
        </w:tcPr>
        <w:p w14:paraId="6DCAD2ED" w14:textId="77777777" w:rsidR="00CC1FFE" w:rsidRPr="00775354" w:rsidRDefault="00CC1FFE">
          <w:pPr>
            <w:pStyle w:val="En-tte"/>
            <w:rPr>
              <w:rFonts w:ascii="Cambria" w:hAnsi="Cambria"/>
              <w:b/>
              <w:bCs/>
            </w:rPr>
          </w:pPr>
        </w:p>
      </w:tc>
    </w:tr>
  </w:tbl>
  <w:p w14:paraId="4C154EB0" w14:textId="77777777" w:rsidR="00CC1FFE" w:rsidRDefault="00CC1FF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98CAB" w14:textId="77777777" w:rsidR="00820E7F" w:rsidRDefault="00820E7F" w:rsidP="0091305B">
      <w:pPr>
        <w:spacing w:after="0" w:line="240" w:lineRule="auto"/>
      </w:pPr>
      <w:r>
        <w:separator/>
      </w:r>
    </w:p>
  </w:footnote>
  <w:footnote w:type="continuationSeparator" w:id="0">
    <w:p w14:paraId="3B9CA4D8" w14:textId="77777777" w:rsidR="00820E7F" w:rsidRDefault="00820E7F" w:rsidP="0091305B">
      <w:pPr>
        <w:spacing w:after="0" w:line="240" w:lineRule="auto"/>
      </w:pPr>
      <w:r>
        <w:continuationSeparator/>
      </w:r>
    </w:p>
  </w:footnote>
  <w:footnote w:id="1">
    <w:p w14:paraId="5D7E4134" w14:textId="4A792D6E" w:rsidR="008A6D5A" w:rsidRPr="008A6D5A" w:rsidRDefault="008A6D5A">
      <w:pPr>
        <w:pStyle w:val="Notedebasdepage"/>
        <w:rPr>
          <w:sz w:val="20"/>
          <w:szCs w:val="20"/>
        </w:rPr>
      </w:pPr>
      <w:r>
        <w:rPr>
          <w:rStyle w:val="Appelnotedebasdep"/>
        </w:rPr>
        <w:footnoteRef/>
      </w:r>
      <w:r>
        <w:t xml:space="preserve"> </w:t>
      </w:r>
      <w:del w:id="9" w:author="Utilisateur de Microsoft Office" w:date="2015-10-25T21:17:00Z">
        <w:r w:rsidRPr="008A6D5A" w:rsidDel="008A6D5A">
          <w:rPr>
            <w:sz w:val="20"/>
            <w:szCs w:val="20"/>
          </w:rPr>
          <w:delText>un</w:delText>
        </w:r>
      </w:del>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F88B" w14:textId="77777777" w:rsidR="00CC1FFE" w:rsidRDefault="00CC1FFE">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8CF98" w14:textId="77777777" w:rsidR="00CC1FFE" w:rsidRDefault="00CC1FFE">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89E53" w14:textId="77777777" w:rsidR="00CC1FFE" w:rsidRDefault="00CC1FFE">
    <w:pPr>
      <w:pStyle w:val="En-tt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77777777" w:rsidR="00CC1FFE" w:rsidRDefault="00CC1FFE">
    <w:pPr>
      <w:pStyle w:val="En-tte"/>
    </w:pPr>
    <w:fldSimple w:instr=" REF  Projet  \* MERGEFORMAT ">
      <w:r w:rsidRPr="00463438">
        <w:t>Maquette détaillée du cahier de spécif. pour les PFE</w:t>
      </w:r>
    </w:fldSimple>
    <w:r>
      <w:rPr>
        <w:sz w:val="18"/>
      </w:rPr>
      <w:tab/>
    </w:r>
    <w:r>
      <w:rPr>
        <w:sz w:val="18"/>
      </w:rPr>
      <w:tab/>
    </w:r>
    <w:r>
      <w:fldChar w:fldCharType="begin"/>
    </w:r>
    <w:r>
      <w:instrText xml:space="preserve"> REF _Ref243976999 \h  \* MERGEFORMAT </w:instrText>
    </w:r>
    <w:r>
      <w:fldChar w:fldCharType="separate"/>
    </w:r>
    <w:r w:rsidRPr="00F86118">
      <w:rPr>
        <w:sz w:val="16"/>
        <w:szCs w:val="16"/>
      </w:rPr>
      <w:t>Cahier de spécification Système</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A792" w14:textId="77777777" w:rsidR="00CC1FFE" w:rsidRDefault="00CC1F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_Ref243977111 \h </w:instrText>
    </w:r>
    <w:r>
      <w:rPr>
        <w:sz w:val="18"/>
      </w:rPr>
    </w:r>
    <w:r>
      <w:rPr>
        <w:sz w:val="18"/>
      </w:rPr>
      <w:fldChar w:fldCharType="separate"/>
    </w:r>
    <w:r>
      <w:t>Plan de développement</w:t>
    </w:r>
    <w:r>
      <w:rPr>
        <w:sz w:val="1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9CA9D" w14:textId="77777777" w:rsidR="00CC1FFE" w:rsidRDefault="00CC1F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_Ref243977214 \h </w:instrText>
    </w:r>
    <w:r>
      <w:rPr>
        <w:sz w:val="18"/>
      </w:rPr>
    </w:r>
    <w:r>
      <w:rPr>
        <w:sz w:val="18"/>
      </w:rPr>
      <w:fldChar w:fldCharType="separate"/>
    </w:r>
    <w:r>
      <w:t>Glossaire</w:t>
    </w:r>
    <w:r>
      <w:rPr>
        <w:sz w:val="1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4E41" w14:textId="77777777" w:rsidR="00CC1FFE" w:rsidRDefault="00CC1F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_Ref243977346 </w:instrText>
    </w:r>
    <w:r>
      <w:rPr>
        <w:sz w:val="18"/>
      </w:rPr>
      <w:fldChar w:fldCharType="separate"/>
    </w:r>
    <w:r>
      <w:t>Bibliographie</w:t>
    </w:r>
    <w:r>
      <w:rPr>
        <w:sz w:val="18"/>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77777777" w:rsidR="00CC1FFE" w:rsidRDefault="00CC1FFE">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_Ref243977437 </w:instrText>
    </w:r>
    <w:r>
      <w:rPr>
        <w:sz w:val="18"/>
      </w:rPr>
      <w:fldChar w:fldCharType="separate"/>
    </w:r>
    <w:r w:rsidRPr="007828DB">
      <w:t>Index</w:t>
    </w:r>
    <w:r>
      <w:rPr>
        <w:sz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DE033D2"/>
    <w:lvl w:ilvl="0">
      <w:start w:val="1"/>
      <w:numFmt w:val="bullet"/>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0"/>
  </w:num>
  <w:num w:numId="4">
    <w:abstractNumId w:val="7"/>
  </w:num>
  <w:num w:numId="5">
    <w:abstractNumId w:val="19"/>
  </w:num>
  <w:num w:numId="6">
    <w:abstractNumId w:val="5"/>
  </w:num>
  <w:num w:numId="7">
    <w:abstractNumId w:val="24"/>
  </w:num>
  <w:num w:numId="8">
    <w:abstractNumId w:val="15"/>
  </w:num>
  <w:num w:numId="9">
    <w:abstractNumId w:val="23"/>
  </w:num>
  <w:num w:numId="10">
    <w:abstractNumId w:val="18"/>
  </w:num>
  <w:num w:numId="11">
    <w:abstractNumId w:val="27"/>
  </w:num>
  <w:num w:numId="12">
    <w:abstractNumId w:val="4"/>
  </w:num>
  <w:num w:numId="13">
    <w:abstractNumId w:val="26"/>
  </w:num>
  <w:num w:numId="14">
    <w:abstractNumId w:val="17"/>
  </w:num>
  <w:num w:numId="15">
    <w:abstractNumId w:val="1"/>
  </w:num>
  <w:num w:numId="16">
    <w:abstractNumId w:val="11"/>
  </w:num>
  <w:num w:numId="17">
    <w:abstractNumId w:val="21"/>
  </w:num>
  <w:num w:numId="18">
    <w:abstractNumId w:val="25"/>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2"/>
  </w:num>
  <w:num w:numId="26">
    <w:abstractNumId w:val="3"/>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k Teyssier">
    <w15:presenceInfo w15:providerId="None" w15:userId="Franck Teyssier"/>
  </w15:person>
  <w15:person w15:author="Utilisateur de Microsoft Office">
    <w15:presenceInfo w15:providerId="None" w15:userId="Utilisateur de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A1"/>
    <w:rsid w:val="00001267"/>
    <w:rsid w:val="00020FB3"/>
    <w:rsid w:val="000239C7"/>
    <w:rsid w:val="00026CBA"/>
    <w:rsid w:val="00026D0E"/>
    <w:rsid w:val="000426F7"/>
    <w:rsid w:val="0005428E"/>
    <w:rsid w:val="000640ED"/>
    <w:rsid w:val="00065624"/>
    <w:rsid w:val="0008364E"/>
    <w:rsid w:val="000A3C46"/>
    <w:rsid w:val="000C4342"/>
    <w:rsid w:val="000D14D9"/>
    <w:rsid w:val="000D35CA"/>
    <w:rsid w:val="000F6594"/>
    <w:rsid w:val="000F7368"/>
    <w:rsid w:val="00101814"/>
    <w:rsid w:val="00102D2D"/>
    <w:rsid w:val="00107E69"/>
    <w:rsid w:val="0011649F"/>
    <w:rsid w:val="00141D6D"/>
    <w:rsid w:val="0017269C"/>
    <w:rsid w:val="00173EB9"/>
    <w:rsid w:val="00183A2B"/>
    <w:rsid w:val="00194F15"/>
    <w:rsid w:val="001A0BE9"/>
    <w:rsid w:val="001A1CAC"/>
    <w:rsid w:val="001C1AA5"/>
    <w:rsid w:val="002034F3"/>
    <w:rsid w:val="00212CA6"/>
    <w:rsid w:val="002141CE"/>
    <w:rsid w:val="00225892"/>
    <w:rsid w:val="00227E30"/>
    <w:rsid w:val="00233261"/>
    <w:rsid w:val="0023477D"/>
    <w:rsid w:val="002548B4"/>
    <w:rsid w:val="00273387"/>
    <w:rsid w:val="00284CBF"/>
    <w:rsid w:val="002872B6"/>
    <w:rsid w:val="00292D86"/>
    <w:rsid w:val="00293043"/>
    <w:rsid w:val="002936FE"/>
    <w:rsid w:val="002A1ED8"/>
    <w:rsid w:val="002C521E"/>
    <w:rsid w:val="002D3B01"/>
    <w:rsid w:val="002D5AA1"/>
    <w:rsid w:val="002E2757"/>
    <w:rsid w:val="002F0E62"/>
    <w:rsid w:val="002F603D"/>
    <w:rsid w:val="002F7FD0"/>
    <w:rsid w:val="003066F4"/>
    <w:rsid w:val="00312B09"/>
    <w:rsid w:val="003218B5"/>
    <w:rsid w:val="0032708A"/>
    <w:rsid w:val="00330D59"/>
    <w:rsid w:val="003318C5"/>
    <w:rsid w:val="003602CD"/>
    <w:rsid w:val="0036761A"/>
    <w:rsid w:val="00367A22"/>
    <w:rsid w:val="00371C15"/>
    <w:rsid w:val="0037245D"/>
    <w:rsid w:val="00380AB2"/>
    <w:rsid w:val="00382D4D"/>
    <w:rsid w:val="00386012"/>
    <w:rsid w:val="003B1D21"/>
    <w:rsid w:val="003E60F8"/>
    <w:rsid w:val="003F41AA"/>
    <w:rsid w:val="0040287E"/>
    <w:rsid w:val="00417558"/>
    <w:rsid w:val="004336B4"/>
    <w:rsid w:val="00437C54"/>
    <w:rsid w:val="00440C7A"/>
    <w:rsid w:val="00442E4F"/>
    <w:rsid w:val="00446B6D"/>
    <w:rsid w:val="00462E74"/>
    <w:rsid w:val="004633DF"/>
    <w:rsid w:val="00463438"/>
    <w:rsid w:val="004738E6"/>
    <w:rsid w:val="00496BD0"/>
    <w:rsid w:val="004B59A2"/>
    <w:rsid w:val="004C5662"/>
    <w:rsid w:val="004D14A8"/>
    <w:rsid w:val="004E0DD6"/>
    <w:rsid w:val="004F05B0"/>
    <w:rsid w:val="00511520"/>
    <w:rsid w:val="00535295"/>
    <w:rsid w:val="00537BA4"/>
    <w:rsid w:val="00540A7C"/>
    <w:rsid w:val="00551109"/>
    <w:rsid w:val="00553C46"/>
    <w:rsid w:val="00556EF4"/>
    <w:rsid w:val="005844EB"/>
    <w:rsid w:val="005846A6"/>
    <w:rsid w:val="0058556E"/>
    <w:rsid w:val="00586D6C"/>
    <w:rsid w:val="005A67F2"/>
    <w:rsid w:val="005B7258"/>
    <w:rsid w:val="005B757F"/>
    <w:rsid w:val="005C3327"/>
    <w:rsid w:val="005D2F23"/>
    <w:rsid w:val="005E05FF"/>
    <w:rsid w:val="005E2F1A"/>
    <w:rsid w:val="005E37AB"/>
    <w:rsid w:val="005F35A1"/>
    <w:rsid w:val="005F7CAD"/>
    <w:rsid w:val="00613E52"/>
    <w:rsid w:val="00630483"/>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4337"/>
    <w:rsid w:val="006E7BCF"/>
    <w:rsid w:val="006F1FC1"/>
    <w:rsid w:val="006F5023"/>
    <w:rsid w:val="006F598E"/>
    <w:rsid w:val="007137F0"/>
    <w:rsid w:val="00725310"/>
    <w:rsid w:val="00725511"/>
    <w:rsid w:val="0072655D"/>
    <w:rsid w:val="0074258D"/>
    <w:rsid w:val="007670FC"/>
    <w:rsid w:val="00775354"/>
    <w:rsid w:val="0078030E"/>
    <w:rsid w:val="007828DB"/>
    <w:rsid w:val="00791622"/>
    <w:rsid w:val="007924D5"/>
    <w:rsid w:val="00795A8D"/>
    <w:rsid w:val="007A214E"/>
    <w:rsid w:val="007A2DFA"/>
    <w:rsid w:val="007A7B0A"/>
    <w:rsid w:val="007C08FA"/>
    <w:rsid w:val="007C3806"/>
    <w:rsid w:val="007C66EE"/>
    <w:rsid w:val="007C746C"/>
    <w:rsid w:val="007D5EBC"/>
    <w:rsid w:val="00802911"/>
    <w:rsid w:val="0081388B"/>
    <w:rsid w:val="00820E7F"/>
    <w:rsid w:val="00836700"/>
    <w:rsid w:val="00856FFF"/>
    <w:rsid w:val="00877AAA"/>
    <w:rsid w:val="00891BFE"/>
    <w:rsid w:val="008A4BD2"/>
    <w:rsid w:val="008A4CFB"/>
    <w:rsid w:val="008A4D8A"/>
    <w:rsid w:val="008A6D5A"/>
    <w:rsid w:val="008B5F34"/>
    <w:rsid w:val="008E6B9C"/>
    <w:rsid w:val="008F4C3F"/>
    <w:rsid w:val="008F6EF4"/>
    <w:rsid w:val="00902D49"/>
    <w:rsid w:val="00904907"/>
    <w:rsid w:val="00907598"/>
    <w:rsid w:val="00912BDC"/>
    <w:rsid w:val="0091305B"/>
    <w:rsid w:val="009316FB"/>
    <w:rsid w:val="0093219B"/>
    <w:rsid w:val="00935535"/>
    <w:rsid w:val="0095185C"/>
    <w:rsid w:val="00952AAE"/>
    <w:rsid w:val="00957598"/>
    <w:rsid w:val="00966FE3"/>
    <w:rsid w:val="00970CF4"/>
    <w:rsid w:val="009728C2"/>
    <w:rsid w:val="00977518"/>
    <w:rsid w:val="00980EA8"/>
    <w:rsid w:val="00987DFB"/>
    <w:rsid w:val="00991E81"/>
    <w:rsid w:val="00992E8D"/>
    <w:rsid w:val="009A6BF3"/>
    <w:rsid w:val="009A7E36"/>
    <w:rsid w:val="009D031E"/>
    <w:rsid w:val="009D112C"/>
    <w:rsid w:val="009E21ED"/>
    <w:rsid w:val="00A00CFD"/>
    <w:rsid w:val="00A126DF"/>
    <w:rsid w:val="00A14145"/>
    <w:rsid w:val="00A26BA3"/>
    <w:rsid w:val="00A370C8"/>
    <w:rsid w:val="00A52F4E"/>
    <w:rsid w:val="00A542EE"/>
    <w:rsid w:val="00A56059"/>
    <w:rsid w:val="00A5728F"/>
    <w:rsid w:val="00A7641F"/>
    <w:rsid w:val="00A856CE"/>
    <w:rsid w:val="00AB00D6"/>
    <w:rsid w:val="00AC4219"/>
    <w:rsid w:val="00AC55DD"/>
    <w:rsid w:val="00AE054B"/>
    <w:rsid w:val="00B06A3B"/>
    <w:rsid w:val="00B1387E"/>
    <w:rsid w:val="00B15C39"/>
    <w:rsid w:val="00B205C6"/>
    <w:rsid w:val="00B5079E"/>
    <w:rsid w:val="00B57EF0"/>
    <w:rsid w:val="00B82F2F"/>
    <w:rsid w:val="00B878A0"/>
    <w:rsid w:val="00B978B3"/>
    <w:rsid w:val="00BA45EF"/>
    <w:rsid w:val="00BB4297"/>
    <w:rsid w:val="00BD143F"/>
    <w:rsid w:val="00BD215A"/>
    <w:rsid w:val="00BE4EE4"/>
    <w:rsid w:val="00BF24A0"/>
    <w:rsid w:val="00C04986"/>
    <w:rsid w:val="00C10B1C"/>
    <w:rsid w:val="00C136FA"/>
    <w:rsid w:val="00C262CC"/>
    <w:rsid w:val="00C304A6"/>
    <w:rsid w:val="00C43326"/>
    <w:rsid w:val="00C4586D"/>
    <w:rsid w:val="00C621A8"/>
    <w:rsid w:val="00C76085"/>
    <w:rsid w:val="00C76C64"/>
    <w:rsid w:val="00CA7EFD"/>
    <w:rsid w:val="00CB354A"/>
    <w:rsid w:val="00CC1FFE"/>
    <w:rsid w:val="00CC2EB5"/>
    <w:rsid w:val="00CD2E46"/>
    <w:rsid w:val="00CD61C3"/>
    <w:rsid w:val="00CE38D1"/>
    <w:rsid w:val="00CF1182"/>
    <w:rsid w:val="00CF1F70"/>
    <w:rsid w:val="00CF2A38"/>
    <w:rsid w:val="00CF5FD5"/>
    <w:rsid w:val="00D026C8"/>
    <w:rsid w:val="00D0345A"/>
    <w:rsid w:val="00D064C8"/>
    <w:rsid w:val="00D2243E"/>
    <w:rsid w:val="00D30772"/>
    <w:rsid w:val="00D31C3E"/>
    <w:rsid w:val="00D346CF"/>
    <w:rsid w:val="00D34FDA"/>
    <w:rsid w:val="00D477C6"/>
    <w:rsid w:val="00D6189F"/>
    <w:rsid w:val="00D65100"/>
    <w:rsid w:val="00D738E3"/>
    <w:rsid w:val="00D7390B"/>
    <w:rsid w:val="00D94EF0"/>
    <w:rsid w:val="00DB517D"/>
    <w:rsid w:val="00DE7565"/>
    <w:rsid w:val="00DF1B12"/>
    <w:rsid w:val="00DF347C"/>
    <w:rsid w:val="00DF5711"/>
    <w:rsid w:val="00E049C2"/>
    <w:rsid w:val="00E30108"/>
    <w:rsid w:val="00E31B7A"/>
    <w:rsid w:val="00E67AF6"/>
    <w:rsid w:val="00E860DC"/>
    <w:rsid w:val="00E90B8F"/>
    <w:rsid w:val="00E91D46"/>
    <w:rsid w:val="00EB172E"/>
    <w:rsid w:val="00EB5E7F"/>
    <w:rsid w:val="00EB61A2"/>
    <w:rsid w:val="00EC2C1F"/>
    <w:rsid w:val="00EF68A8"/>
    <w:rsid w:val="00F17C81"/>
    <w:rsid w:val="00F2200C"/>
    <w:rsid w:val="00F226C3"/>
    <w:rsid w:val="00F2786D"/>
    <w:rsid w:val="00F309D2"/>
    <w:rsid w:val="00F45B8D"/>
    <w:rsid w:val="00F56991"/>
    <w:rsid w:val="00F81279"/>
    <w:rsid w:val="00F86118"/>
    <w:rsid w:val="00F86829"/>
    <w:rsid w:val="00F92455"/>
    <w:rsid w:val="00FA07D8"/>
    <w:rsid w:val="00FA28F5"/>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0">
    <w:name w:val="heading 2"/>
    <w:basedOn w:val="Normal"/>
    <w:next w:val="Normal"/>
    <w:link w:val="Titre2Car"/>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0">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character" w:customStyle="1" w:styleId="Titre1Car">
    <w:name w:val="Titre 1 Car"/>
    <w:link w:val="Titre10"/>
    <w:uiPriority w:val="9"/>
    <w:rsid w:val="000F6594"/>
    <w:rPr>
      <w:b/>
      <w:bCs/>
      <w:caps/>
      <w:color w:val="FFFFFF"/>
      <w:spacing w:val="15"/>
      <w:shd w:val="clear" w:color="auto" w:fill="4F81BD"/>
    </w:rPr>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character" w:customStyle="1" w:styleId="Titre2Car">
    <w:name w:val="Titre 2 Car"/>
    <w:link w:val="Titre20"/>
    <w:uiPriority w:val="9"/>
    <w:semiHidden/>
    <w:rsid w:val="000F6594"/>
    <w:rPr>
      <w:caps/>
      <w:spacing w:val="15"/>
      <w:shd w:val="clear" w:color="auto" w:fill="DBE5F1"/>
    </w:rPr>
  </w:style>
  <w:style w:type="character" w:customStyle="1" w:styleId="Titre3Car">
    <w:name w:val="Titre 3 Car"/>
    <w:link w:val="Titre30"/>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0"/>
    <w:qFormat/>
    <w:rsid w:val="000F6594"/>
    <w:pPr>
      <w:numPr>
        <w:numId w:val="13"/>
      </w:numPr>
      <w:contextualSpacing w:val="0"/>
    </w:pPr>
    <w:rPr>
      <w:b/>
      <w:sz w:val="24"/>
    </w:rPr>
  </w:style>
  <w:style w:type="paragraph" w:customStyle="1" w:styleId="titre2">
    <w:name w:val="titre 2"/>
    <w:basedOn w:val="titre1"/>
    <w:link w:val="titre2Car0"/>
    <w:qFormat/>
    <w:rsid w:val="007D5EBC"/>
    <w:pPr>
      <w:numPr>
        <w:ilvl w:val="1"/>
      </w:numPr>
    </w:pPr>
    <w:rPr>
      <w:sz w:val="22"/>
    </w:rPr>
  </w:style>
  <w:style w:type="character" w:customStyle="1" w:styleId="titre1Car0">
    <w:name w:val="titre 1 Car"/>
    <w:link w:val="titre1"/>
    <w:rsid w:val="000F6594"/>
    <w:rPr>
      <w:b/>
      <w:sz w:val="24"/>
      <w:szCs w:val="20"/>
      <w:lang w:val="fr-FR"/>
    </w:rPr>
  </w:style>
  <w:style w:type="paragraph" w:customStyle="1" w:styleId="titre3">
    <w:name w:val="titre 3"/>
    <w:basedOn w:val="titre2"/>
    <w:link w:val="titre3Car0"/>
    <w:qFormat/>
    <w:rsid w:val="007D5EBC"/>
    <w:pPr>
      <w:numPr>
        <w:ilvl w:val="2"/>
      </w:numPr>
    </w:pPr>
    <w:rPr>
      <w:sz w:val="20"/>
    </w:rPr>
  </w:style>
  <w:style w:type="character" w:customStyle="1" w:styleId="titre2Car0">
    <w:name w:val="titre 2 Car"/>
    <w:basedOn w:val="titre1Car0"/>
    <w:link w:val="titre2"/>
    <w:rsid w:val="007D5EBC"/>
    <w:rPr>
      <w:b/>
      <w:sz w:val="24"/>
      <w:szCs w:val="20"/>
      <w:lang w:val="fr-FR"/>
    </w:rPr>
  </w:style>
  <w:style w:type="character" w:styleId="Marquedecommentaire">
    <w:name w:val="annotation reference"/>
    <w:uiPriority w:val="99"/>
    <w:semiHidden/>
    <w:unhideWhenUsed/>
    <w:rsid w:val="00A26BA3"/>
    <w:rPr>
      <w:sz w:val="16"/>
      <w:szCs w:val="16"/>
    </w:rPr>
  </w:style>
  <w:style w:type="character" w:customStyle="1" w:styleId="titre3Car0">
    <w:name w:val="titre 3 Car"/>
    <w:link w:val="titre3"/>
    <w:rsid w:val="007D5EBC"/>
    <w:rPr>
      <w:b/>
      <w:sz w:val="20"/>
      <w:szCs w:val="20"/>
      <w:lang w:val="fr-FR"/>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customStyle="1" w:styleId="Niveauducommentaire21">
    <w:name w:val="Niveau du commentaire : 21"/>
    <w:basedOn w:val="Normal"/>
    <w:uiPriority w:val="1"/>
    <w:qFormat/>
    <w:rsid w:val="007C66EE"/>
    <w:pPr>
      <w:keepNext/>
      <w:numPr>
        <w:ilvl w:val="1"/>
        <w:numId w:val="28"/>
      </w:numPr>
      <w:spacing w:after="0"/>
      <w:outlineLvl w:val="1"/>
    </w:pPr>
    <w:rPr>
      <w:rFonts w:ascii="Verdana" w:hAnsi="Verdana"/>
    </w:rPr>
  </w:style>
  <w:style w:type="paragraph" w:styleId="Notedebasdepage">
    <w:name w:val="footnote text"/>
    <w:basedOn w:val="Normal"/>
    <w:link w:val="NotedebasdepageCar"/>
    <w:uiPriority w:val="99"/>
    <w:unhideWhenUsed/>
    <w:rsid w:val="008A6D5A"/>
    <w:pPr>
      <w:spacing w:before="0" w:after="0" w:line="240" w:lineRule="auto"/>
    </w:pPr>
    <w:rPr>
      <w:sz w:val="24"/>
      <w:szCs w:val="24"/>
    </w:rPr>
  </w:style>
  <w:style w:type="character" w:customStyle="1" w:styleId="NotedebasdepageCar">
    <w:name w:val="Note de bas de page Car"/>
    <w:basedOn w:val="Policepardfaut"/>
    <w:link w:val="Notedebasdepage"/>
    <w:uiPriority w:val="99"/>
    <w:rsid w:val="008A6D5A"/>
    <w:rPr>
      <w:sz w:val="24"/>
      <w:szCs w:val="24"/>
      <w:lang w:eastAsia="en-US" w:bidi="en-US"/>
    </w:rPr>
  </w:style>
  <w:style w:type="character" w:styleId="Appelnotedebasdep">
    <w:name w:val="footnote reference"/>
    <w:basedOn w:val="Policepardfaut"/>
    <w:uiPriority w:val="99"/>
    <w:unhideWhenUsed/>
    <w:rsid w:val="008A6D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gaia-converter.com/)" TargetMode="External"/><Relationship Id="rId31" Type="http://schemas.openxmlformats.org/officeDocument/2006/relationships/header" Target="header4.xml"/><Relationship Id="rId32" Type="http://schemas.openxmlformats.org/officeDocument/2006/relationships/footer" Target="footer4.xml"/><Relationship Id="rId9" Type="http://schemas.openxmlformats.org/officeDocument/2006/relationships/endnotes" Target="endnotes.xml"/><Relationship Id="rId33" Type="http://schemas.openxmlformats.org/officeDocument/2006/relationships/header" Target="header5.xml"/><Relationship Id="rId34" Type="http://schemas.openxmlformats.org/officeDocument/2006/relationships/header" Target="header6.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5" Type="http://schemas.openxmlformats.org/officeDocument/2006/relationships/header" Target="header7.xml"/><Relationship Id="rId36" Type="http://schemas.openxmlformats.org/officeDocument/2006/relationships/header" Target="header8.xml"/><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3.xml><?xml version="1.0" encoding="utf-8"?>
<ds:datastoreItem xmlns:ds="http://schemas.openxmlformats.org/officeDocument/2006/customXml" ds:itemID="{270C1069-641C-2E4A-8D4A-A06304E97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21</Pages>
  <Words>4857</Words>
  <Characters>26717</Characters>
  <Application>Microsoft Macintosh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31511</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subject/>
  <dc:creator>Polytech'Tours (N RAGOT)</dc:creator>
  <cp:keywords/>
  <cp:lastModifiedBy>Utilisateur de Microsoft Office</cp:lastModifiedBy>
  <cp:revision>4</cp:revision>
  <dcterms:created xsi:type="dcterms:W3CDTF">2015-10-20T09:20:00Z</dcterms:created>
  <dcterms:modified xsi:type="dcterms:W3CDTF">2015-10-25T20:23:00Z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